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6A898" w14:textId="77777777" w:rsidR="001F6157" w:rsidRDefault="00000000" w:rsidP="00FA0BAF">
      <w:pPr>
        <w:pStyle w:val="Heading1"/>
        <w:jc w:val="center"/>
      </w:pPr>
      <w:r>
        <w:t xml:space="preserve">The Man Who Refused to Surrender to </w:t>
      </w:r>
      <w:r w:rsidR="00FA0BAF">
        <w:t>Fate's Blows</w:t>
      </w:r>
    </w:p>
    <w:p w14:paraId="10DEA2C4" w14:textId="524D8216" w:rsidR="001F6157" w:rsidRPr="00573C65" w:rsidRDefault="00000000" w:rsidP="00F46A19">
      <w:pPr>
        <w:bidi w:val="0"/>
      </w:pPr>
      <w:r w:rsidRPr="00573C65">
        <w:rPr>
          <w:i/>
          <w:iCs/>
          <w:color w:val="444444"/>
        </w:rPr>
        <w:t xml:space="preserve">William Mitchell lost his looks, his body, </w:t>
      </w:r>
      <w:commentRangeStart w:id="0"/>
      <w:r w:rsidRPr="00573C65">
        <w:rPr>
          <w:i/>
          <w:iCs/>
          <w:color w:val="444444"/>
        </w:rPr>
        <w:t xml:space="preserve">and </w:t>
      </w:r>
      <w:r w:rsidR="00B83C02">
        <w:rPr>
          <w:i/>
          <w:iCs/>
          <w:color w:val="444444"/>
        </w:rPr>
        <w:t>way of life</w:t>
      </w:r>
      <w:r w:rsidRPr="00573C65">
        <w:rPr>
          <w:i/>
          <w:iCs/>
          <w:color w:val="444444"/>
        </w:rPr>
        <w:t xml:space="preserve"> </w:t>
      </w:r>
      <w:commentRangeEnd w:id="0"/>
      <w:r w:rsidR="006877A8">
        <w:rPr>
          <w:rStyle w:val="CommentReference"/>
        </w:rPr>
        <w:commentReference w:id="0"/>
      </w:r>
      <w:del w:id="1" w:author="רות רות" w:date="2026-03-11T14:18:00Z" w16du:dateUtc="2026-03-11T12:18:00Z">
        <w:r w:rsidRPr="00573C65" w:rsidDel="002B0A30">
          <w:rPr>
            <w:i/>
            <w:iCs/>
            <w:color w:val="444444"/>
          </w:rPr>
          <w:delText>—</w:delText>
        </w:r>
      </w:del>
      <w:ins w:id="2" w:author="רות רות" w:date="2026-03-11T14:18:00Z" w16du:dateUtc="2026-03-11T12:18:00Z">
        <w:r w:rsidR="002B0A30">
          <w:rPr>
            <w:i/>
            <w:iCs/>
            <w:color w:val="444444"/>
          </w:rPr>
          <w:t>–</w:t>
        </w:r>
      </w:ins>
      <w:r w:rsidRPr="00573C65">
        <w:rPr>
          <w:i/>
          <w:iCs/>
          <w:color w:val="444444"/>
        </w:rPr>
        <w:t xml:space="preserve"> but not his spirit. From the ashes, he discovered three simple principles that transformed his pain into a life-changing force.</w:t>
      </w:r>
    </w:p>
    <w:p w14:paraId="481700FC" w14:textId="77777777" w:rsidR="001F6157" w:rsidRPr="00573C65" w:rsidRDefault="00000000" w:rsidP="00573C65">
      <w:pPr>
        <w:bidi w:val="0"/>
        <w:spacing w:after="120"/>
        <w:rPr>
          <w:i/>
          <w:iCs/>
          <w:color w:val="444444"/>
          <w:sz w:val="22"/>
          <w:szCs w:val="22"/>
        </w:rPr>
      </w:pPr>
      <w:r w:rsidRPr="00573C65">
        <w:rPr>
          <w:i/>
          <w:iCs/>
          <w:color w:val="444444"/>
          <w:sz w:val="22"/>
          <w:szCs w:val="22"/>
        </w:rPr>
        <w:t xml:space="preserve">Dina </w:t>
      </w:r>
      <w:r w:rsidR="00F46A19" w:rsidRPr="00573C65">
        <w:rPr>
          <w:i/>
          <w:iCs/>
          <w:color w:val="444444"/>
          <w:sz w:val="22"/>
          <w:szCs w:val="22"/>
        </w:rPr>
        <w:t>Gordon | November</w:t>
      </w:r>
      <w:r w:rsidRPr="00573C65">
        <w:rPr>
          <w:i/>
          <w:iCs/>
          <w:color w:val="444444"/>
          <w:sz w:val="22"/>
          <w:szCs w:val="22"/>
        </w:rPr>
        <w:t xml:space="preserve"> 10, </w:t>
      </w:r>
      <w:r w:rsidR="00F46A19" w:rsidRPr="00573C65">
        <w:rPr>
          <w:i/>
          <w:iCs/>
          <w:color w:val="444444"/>
          <w:sz w:val="22"/>
          <w:szCs w:val="22"/>
        </w:rPr>
        <w:t>2025 | Psychology | 8</w:t>
      </w:r>
      <w:r w:rsidRPr="00573C65">
        <w:rPr>
          <w:i/>
          <w:iCs/>
          <w:color w:val="444444"/>
          <w:sz w:val="22"/>
          <w:szCs w:val="22"/>
        </w:rPr>
        <w:t xml:space="preserve"> min read</w:t>
      </w:r>
    </w:p>
    <w:p w14:paraId="358D9DD6" w14:textId="77777777" w:rsidR="001F6157" w:rsidRDefault="001F6157" w:rsidP="00F46A19">
      <w:pPr>
        <w:pBdr>
          <w:bottom w:val="single" w:sz="6" w:space="1" w:color="2E5496"/>
        </w:pBdr>
        <w:bidi w:val="0"/>
        <w:spacing w:after="400"/>
      </w:pPr>
    </w:p>
    <w:p w14:paraId="14ECEFDD" w14:textId="7F3B46C7" w:rsidR="001F6157" w:rsidRDefault="00000000" w:rsidP="00F46A19">
      <w:pPr>
        <w:bidi w:val="0"/>
        <w:spacing w:after="200"/>
      </w:pPr>
      <w:r>
        <w:t xml:space="preserve">William Mitchell felt like a king on the streets of San Francisco. He had the face and body of a movie star, a coveted job, a dream salary, a beautiful girlfriend, </w:t>
      </w:r>
      <w:r w:rsidR="00B21BBB" w:rsidRPr="00B21BBB">
        <w:t>a wealth of friends</w:t>
      </w:r>
      <w:r w:rsidR="00B21BBB">
        <w:t xml:space="preserve"> </w:t>
      </w:r>
      <w:r>
        <w:t>and parties every weekend.</w:t>
      </w:r>
    </w:p>
    <w:p w14:paraId="60BAB1F2" w14:textId="0BD03AC6" w:rsidR="001F6157" w:rsidRDefault="00000000" w:rsidP="00F46A19">
      <w:pPr>
        <w:bidi w:val="0"/>
        <w:spacing w:after="200"/>
      </w:pPr>
      <w:r>
        <w:t xml:space="preserve">In July 1971, at age 28, he was feeling particularly on top of the world: he had just received his first pilot’s license and was on his way home, </w:t>
      </w:r>
      <w:r w:rsidR="00B24C21">
        <w:t>riding a large, luxurious motorcycle,</w:t>
      </w:r>
      <w:r>
        <w:t xml:space="preserve"> </w:t>
      </w:r>
      <w:r w:rsidR="00865942" w:rsidRPr="00865942">
        <w:t>he had bought a day earlier at a motorcycle market</w:t>
      </w:r>
      <w:r w:rsidR="00865942">
        <w:t>.</w:t>
      </w:r>
    </w:p>
    <w:p w14:paraId="754987BF" w14:textId="02845545" w:rsidR="001F6157" w:rsidRDefault="00534EDC" w:rsidP="00F46A19">
      <w:pPr>
        <w:bidi w:val="0"/>
        <w:spacing w:after="200"/>
      </w:pPr>
      <w:r>
        <w:t xml:space="preserve">As fate would have it, on that </w:t>
      </w:r>
      <w:r w:rsidR="003E2732">
        <w:t xml:space="preserve">of all </w:t>
      </w:r>
      <w:r>
        <w:t>day</w:t>
      </w:r>
      <w:r w:rsidR="003E2732">
        <w:t xml:space="preserve">s, </w:t>
      </w:r>
      <w:r>
        <w:t>a truck ran a red light and slammed into him.</w:t>
      </w:r>
      <w:r>
        <w:br/>
        <w:t>He was thrown from the bike, breaking his shoulder and pelvis. The</w:t>
      </w:r>
      <w:ins w:id="3" w:author="רות רות" w:date="2026-03-10T18:28:00Z" w16du:dateUtc="2026-03-10T16:28:00Z">
        <w:r w:rsidR="008113B2">
          <w:t xml:space="preserve"> tank's</w:t>
        </w:r>
      </w:ins>
      <w:r>
        <w:t xml:space="preserve"> fuel cap </w:t>
      </w:r>
      <w:del w:id="4" w:author="רות רות" w:date="2026-03-10T18:28:00Z" w16du:dateUtc="2026-03-10T16:28:00Z">
        <w:r w:rsidDel="008113B2">
          <w:delText xml:space="preserve">flew </w:delText>
        </w:r>
      </w:del>
      <w:ins w:id="5" w:author="רות רות" w:date="2026-03-10T18:28:00Z" w16du:dateUtc="2026-03-10T16:28:00Z">
        <w:r w:rsidR="008113B2">
          <w:t xml:space="preserve">was thrown </w:t>
        </w:r>
      </w:ins>
      <w:r>
        <w:t xml:space="preserve">off the tank </w:t>
      </w:r>
      <w:ins w:id="6" w:author="רות רות" w:date="2026-03-10T18:28:00Z" w16du:dateUtc="2026-03-10T16:28:00Z">
        <w:r w:rsidR="008113B2">
          <w:t xml:space="preserve">as well </w:t>
        </w:r>
      </w:ins>
      <w:r>
        <w:t xml:space="preserve">and gasoline began pouring over him </w:t>
      </w:r>
      <w:del w:id="7" w:author="רות רות" w:date="2026-03-11T14:18:00Z" w16du:dateUtc="2026-03-11T12:18:00Z">
        <w:r w:rsidDel="002B0A30">
          <w:delText>—</w:delText>
        </w:r>
      </w:del>
      <w:ins w:id="8" w:author="רות רות" w:date="2026-03-11T14:18:00Z" w16du:dateUtc="2026-03-11T12:18:00Z">
        <w:r w:rsidR="002B0A30">
          <w:t>–</w:t>
        </w:r>
      </w:ins>
      <w:r>
        <w:t xml:space="preserve"> within seconds, a spark from the engine turned him into a human torch</w:t>
      </w:r>
      <w:ins w:id="9" w:author="רות רות" w:date="2026-03-10T18:31:00Z" w16du:dateUtc="2026-03-10T16:31:00Z">
        <w:r w:rsidR="005E45C7">
          <w:t xml:space="preserve"> and</w:t>
        </w:r>
      </w:ins>
      <w:del w:id="10" w:author="רות רות" w:date="2026-03-10T18:31:00Z" w16du:dateUtc="2026-03-10T16:31:00Z">
        <w:r w:rsidDel="005E45C7">
          <w:delText>.</w:delText>
        </w:r>
      </w:del>
      <w:r>
        <w:t xml:space="preserve"> He was rushed to the hospital. Doctors gave him a 50% chance of survival.</w:t>
      </w:r>
    </w:p>
    <w:p w14:paraId="20E9ADBD" w14:textId="2F45B941" w:rsidR="001F6157" w:rsidRDefault="00000000" w:rsidP="00F46A19">
      <w:pPr>
        <w:bidi w:val="0"/>
        <w:spacing w:after="200"/>
      </w:pPr>
      <w:r>
        <w:t xml:space="preserve">Mitchell lay unconscious for two weeks. When he came to, he gradually discovered that his face was scarred and disfigured, all his fingers </w:t>
      </w:r>
      <w:del w:id="11" w:author="רות רות" w:date="2026-03-10T18:33:00Z" w16du:dateUtc="2026-03-10T16:33:00Z">
        <w:r w:rsidDel="005E45C7">
          <w:delText xml:space="preserve">had </w:delText>
        </w:r>
      </w:del>
      <w:ins w:id="12" w:author="רות רות" w:date="2026-03-10T18:33:00Z" w16du:dateUtc="2026-03-10T16:33:00Z">
        <w:r w:rsidR="005E45C7">
          <w:t xml:space="preserve">have </w:t>
        </w:r>
      </w:ins>
      <w:r>
        <w:t>been amputated, and 65% of his body was covered in severe burns.</w:t>
      </w:r>
    </w:p>
    <w:p w14:paraId="3FBAEF2C" w14:textId="29C7F24A" w:rsidR="001F6157" w:rsidRDefault="00000000" w:rsidP="00F46A19">
      <w:pPr>
        <w:bidi w:val="0"/>
        <w:spacing w:after="400"/>
      </w:pPr>
      <w:r>
        <w:t xml:space="preserve">In the fog of pain and helplessness, three principles he had learned throughout his life surfaced in his memory </w:t>
      </w:r>
      <w:del w:id="13" w:author="רות רות" w:date="2026-03-11T14:18:00Z" w16du:dateUtc="2026-03-11T12:18:00Z">
        <w:r w:rsidDel="002B0A30">
          <w:delText>—</w:delText>
        </w:r>
      </w:del>
      <w:ins w:id="14" w:author="רות רות" w:date="2026-03-11T14:18:00Z" w16du:dateUtc="2026-03-11T12:18:00Z">
        <w:r w:rsidR="002B0A30">
          <w:t>–</w:t>
        </w:r>
      </w:ins>
      <w:r>
        <w:t xml:space="preserve"> three thin threads of light that showed him, in his darkest hour, a doorway of hope.</w:t>
      </w:r>
    </w:p>
    <w:p w14:paraId="017637B7" w14:textId="77777777" w:rsidR="001F6157" w:rsidRDefault="00000000" w:rsidP="00F46A19">
      <w:pPr>
        <w:pStyle w:val="Heading2"/>
      </w:pPr>
      <w:r>
        <w:t>1. You Alone Are Responsible for Your Life</w:t>
      </w:r>
    </w:p>
    <w:p w14:paraId="2F441AF5" w14:textId="5A3DD32D" w:rsidR="001F6157" w:rsidRDefault="00000000" w:rsidP="00F46A19">
      <w:pPr>
        <w:bidi w:val="0"/>
        <w:spacing w:after="200"/>
      </w:pPr>
      <w:r>
        <w:t xml:space="preserve">Mitchell’s condition required </w:t>
      </w:r>
      <w:ins w:id="15" w:author="רות רות" w:date="2026-03-10T18:42:00Z" w16du:dateUtc="2026-03-10T16:42:00Z">
        <w:r w:rsidR="00000A82">
          <w:t>a</w:t>
        </w:r>
      </w:ins>
      <w:r>
        <w:t>round</w:t>
      </w:r>
      <w:ins w:id="16" w:author="רות רות" w:date="2026-03-10T18:42:00Z" w16du:dateUtc="2026-03-10T16:42:00Z">
        <w:r w:rsidR="00000A82">
          <w:t xml:space="preserve"> </w:t>
        </w:r>
      </w:ins>
      <w:del w:id="17" w:author="רות רות" w:date="2026-03-10T18:42:00Z" w16du:dateUtc="2026-03-10T16:42:00Z">
        <w:r w:rsidDel="00000A82">
          <w:delText>-</w:delText>
        </w:r>
      </w:del>
      <w:r>
        <w:t>the</w:t>
      </w:r>
      <w:ins w:id="18" w:author="רות רות" w:date="2026-03-10T18:42:00Z" w16du:dateUtc="2026-03-10T16:42:00Z">
        <w:r w:rsidR="00000A82">
          <w:t xml:space="preserve"> </w:t>
        </w:r>
      </w:ins>
      <w:del w:id="19" w:author="רות רות" w:date="2026-03-10T18:42:00Z" w16du:dateUtc="2026-03-10T16:42:00Z">
        <w:r w:rsidDel="00000A82">
          <w:delText>-</w:delText>
        </w:r>
      </w:del>
      <w:r>
        <w:t xml:space="preserve">clock medical supervision and intensely painful treatment. “You cannot even imagine an injury from burns at that level. It is the most catastrophic, </w:t>
      </w:r>
      <w:ins w:id="20" w:author="רות רות" w:date="2026-03-10T18:47:00Z" w16du:dateUtc="2026-03-10T16:47:00Z">
        <w:r w:rsidR="0027204A">
          <w:t xml:space="preserve">difficult and </w:t>
        </w:r>
      </w:ins>
      <w:r>
        <w:t xml:space="preserve">painful condition a human being can endure,” he heard his doctor say. “It’s as if your skin is being stripped off anew every single day.” Mitchell described all of this in his book, </w:t>
      </w:r>
      <w:r>
        <w:rPr>
          <w:i/>
          <w:iCs/>
        </w:rPr>
        <w:t>It’s Not What Happens to You.</w:t>
      </w:r>
    </w:p>
    <w:p w14:paraId="62CAFAAD" w14:textId="77777777" w:rsidR="001F6157" w:rsidRDefault="00000000" w:rsidP="00F46A19">
      <w:pPr>
        <w:bidi w:val="0"/>
        <w:spacing w:after="200"/>
      </w:pPr>
      <w:r>
        <w:t>Despite the presence of two dedicated private nurses, Mitchell felt like a limp marionette. His ability to endure steadily eroded until one day he asked to die.</w:t>
      </w:r>
    </w:p>
    <w:p w14:paraId="1FFFA3BE" w14:textId="77777777" w:rsidR="001F6157" w:rsidRDefault="00000000" w:rsidP="00F46A19">
      <w:pPr>
        <w:bidi w:val="0"/>
        <w:spacing w:after="200"/>
      </w:pPr>
      <w:r w:rsidRPr="00F95CE2">
        <w:t>In response</w:t>
      </w:r>
      <w:r>
        <w:t>, his doctor came into the room and made an unconventional offer: Mitchell himself would manage his own treatment plan. Since only he knew how much he could bear, the doctor explained, they would go through the treatment plan together item by item, and Mitchell would decide how to proceed and what to forgo.</w:t>
      </w:r>
    </w:p>
    <w:p w14:paraId="2D396693" w14:textId="76A6B987" w:rsidR="001F6157" w:rsidRDefault="00000000" w:rsidP="00F46A19">
      <w:pPr>
        <w:bidi w:val="0"/>
        <w:spacing w:after="200"/>
      </w:pPr>
      <w:r>
        <w:lastRenderedPageBreak/>
        <w:t xml:space="preserve">Taking responsibility for his treatment was like an empowerment bomb for Mitchell. The word </w:t>
      </w:r>
      <w:r>
        <w:rPr>
          <w:i/>
          <w:iCs/>
        </w:rPr>
        <w:t>responsibility</w:t>
      </w:r>
      <w:r>
        <w:t xml:space="preserve"> </w:t>
      </w:r>
      <w:del w:id="21" w:author="רות רות" w:date="2026-03-11T14:08:00Z" w16du:dateUtc="2026-03-11T12:08:00Z">
        <w:r w:rsidDel="00113D1F">
          <w:delText>breaks down into</w:delText>
        </w:r>
      </w:del>
      <w:ins w:id="22" w:author="רות רות" w:date="2026-03-11T14:08:00Z" w16du:dateUtc="2026-03-11T12:08:00Z">
        <w:r w:rsidR="00113D1F">
          <w:t xml:space="preserve"> are derived from</w:t>
        </w:r>
      </w:ins>
      <w:r>
        <w:t xml:space="preserve"> </w:t>
      </w:r>
      <w:r>
        <w:rPr>
          <w:i/>
          <w:iCs/>
        </w:rPr>
        <w:t>response</w:t>
      </w:r>
      <w:r>
        <w:t xml:space="preserve"> and </w:t>
      </w:r>
      <w:r>
        <w:rPr>
          <w:i/>
          <w:iCs/>
        </w:rPr>
        <w:t>ability</w:t>
      </w:r>
      <w:r>
        <w:t xml:space="preserve"> </w:t>
      </w:r>
      <w:del w:id="23" w:author="רות רות" w:date="2026-03-11T14:18:00Z" w16du:dateUtc="2026-03-11T12:18:00Z">
        <w:r w:rsidDel="002B0A30">
          <w:delText>—</w:delText>
        </w:r>
      </w:del>
      <w:ins w:id="24" w:author="רות רות" w:date="2026-03-11T14:18:00Z" w16du:dateUtc="2026-03-11T12:18:00Z">
        <w:r w:rsidR="002B0A30">
          <w:t>–</w:t>
        </w:r>
      </w:ins>
      <w:r>
        <w:t xml:space="preserve"> and for Mitchell, that meaning was fully realized: active participation in the process gave him both the </w:t>
      </w:r>
      <w:del w:id="25" w:author="רות רות" w:date="2026-03-11T14:11:00Z" w16du:dateUtc="2026-03-11T12:11:00Z">
        <w:r w:rsidDel="008F349F">
          <w:delText xml:space="preserve">capacity </w:delText>
        </w:r>
      </w:del>
      <w:ins w:id="26" w:author="רות רות" w:date="2026-03-11T14:11:00Z" w16du:dateUtc="2026-03-11T12:11:00Z">
        <w:r w:rsidR="008F349F">
          <w:t>ability</w:t>
        </w:r>
        <w:r w:rsidR="008F349F">
          <w:t xml:space="preserve"> </w:t>
        </w:r>
      </w:ins>
      <w:r>
        <w:t xml:space="preserve">and the willingness to control, even </w:t>
      </w:r>
      <w:ins w:id="27" w:author="רות רות" w:date="2026-03-11T14:10:00Z" w16du:dateUtc="2026-03-11T12:10:00Z">
        <w:r w:rsidR="000E5334">
          <w:t xml:space="preserve">though </w:t>
        </w:r>
      </w:ins>
      <w:r>
        <w:t>slightly, his own condition.</w:t>
      </w:r>
    </w:p>
    <w:p w14:paraId="0E20D1DF" w14:textId="03BDD616" w:rsidR="001F6157" w:rsidRDefault="00000000" w:rsidP="00F46A19">
      <w:pPr>
        <w:bidi w:val="0"/>
        <w:spacing w:after="200"/>
      </w:pPr>
      <w:r>
        <w:t xml:space="preserve">“You alone are responsible for your life,” he recalled </w:t>
      </w:r>
      <w:del w:id="28" w:author="רות רות" w:date="2026-03-11T14:11:00Z" w16du:dateUtc="2026-03-11T12:11:00Z">
        <w:r w:rsidDel="00684E96">
          <w:delText xml:space="preserve">— </w:delText>
        </w:r>
      </w:del>
      <w:r>
        <w:t>a principle he had learned long before, and now, precisely in the depths of hardship, he was given the chance to truly live it.</w:t>
      </w:r>
    </w:p>
    <w:p w14:paraId="16F589FB" w14:textId="77777777" w:rsidR="00327C37" w:rsidRDefault="00000000" w:rsidP="00F46A19">
      <w:pPr>
        <w:bidi w:val="0"/>
        <w:spacing w:after="200"/>
        <w:rPr>
          <w:ins w:id="29" w:author="רות רות" w:date="2026-03-11T14:19:00Z" w16du:dateUtc="2026-03-11T12:19:00Z"/>
        </w:rPr>
      </w:pPr>
      <w:r>
        <w:t xml:space="preserve">Mitchell’s insight echoes the story of Ken Campbell, who in 1983 survived a nearly identical accident: a fuel truck hit his car and burned 75% of his body at the most severe burn degree. Doctors said he would not </w:t>
      </w:r>
      <w:del w:id="30" w:author="רות רות" w:date="2026-03-11T14:15:00Z" w16du:dateUtc="2026-03-11T12:15:00Z">
        <w:r w:rsidDel="00026A55">
          <w:delText xml:space="preserve">survive </w:delText>
        </w:r>
      </w:del>
      <w:ins w:id="31" w:author="רות רות" w:date="2026-03-11T14:15:00Z" w16du:dateUtc="2026-03-11T12:15:00Z">
        <w:r w:rsidR="00026A55">
          <w:t>make it</w:t>
        </w:r>
        <w:r w:rsidR="009A3C2D">
          <w:t>.</w:t>
        </w:r>
        <w:r w:rsidR="00026A55">
          <w:t xml:space="preserve"> </w:t>
        </w:r>
      </w:ins>
      <w:del w:id="32" w:author="רות רות" w:date="2026-03-11T14:15:00Z" w16du:dateUtc="2026-03-11T12:15:00Z">
        <w:r w:rsidDel="009A3C2D">
          <w:delText xml:space="preserve">— </w:delText>
        </w:r>
      </w:del>
      <w:ins w:id="33" w:author="רות רות" w:date="2026-03-11T14:15:00Z" w16du:dateUtc="2026-03-11T12:15:00Z">
        <w:r w:rsidR="009A3C2D">
          <w:t>B</w:t>
        </w:r>
      </w:ins>
      <w:del w:id="34" w:author="רות רות" w:date="2026-03-11T14:15:00Z" w16du:dateUtc="2026-03-11T12:15:00Z">
        <w:r w:rsidDel="009A3C2D">
          <w:delText>b</w:delText>
        </w:r>
      </w:del>
      <w:r>
        <w:t xml:space="preserve">ut when he regained consciousness, he declared that he alone was responsible for his life, and chose to </w:t>
      </w:r>
      <w:del w:id="35" w:author="רות רות" w:date="2026-03-11T14:18:00Z" w16du:dateUtc="2026-03-11T12:18:00Z">
        <w:r w:rsidDel="002B0A30">
          <w:delText>live</w:delText>
        </w:r>
      </w:del>
      <w:ins w:id="36" w:author="רות רות" w:date="2026-03-11T14:18:00Z" w16du:dateUtc="2026-03-11T12:18:00Z">
        <w:r w:rsidR="002B0A30">
          <w:t>survive</w:t>
        </w:r>
      </w:ins>
      <w:r>
        <w:t xml:space="preserve">. </w:t>
      </w:r>
    </w:p>
    <w:p w14:paraId="1C2021E5" w14:textId="23EEC37E" w:rsidR="001F6157" w:rsidRDefault="00000000" w:rsidP="00327C37">
      <w:pPr>
        <w:bidi w:val="0"/>
        <w:spacing w:after="200"/>
      </w:pPr>
      <w:r>
        <w:t xml:space="preserve">When doctors </w:t>
      </w:r>
      <w:del w:id="37" w:author="רות רות" w:date="2026-03-11T14:20:00Z" w16du:dateUtc="2026-03-11T12:20:00Z">
        <w:r w:rsidDel="00A20971">
          <w:delText xml:space="preserve">said </w:delText>
        </w:r>
      </w:del>
      <w:ins w:id="38" w:author="רות רות" w:date="2026-03-11T14:20:00Z" w16du:dateUtc="2026-03-11T12:20:00Z">
        <w:r w:rsidR="00A20971">
          <w:t>claimed</w:t>
        </w:r>
        <w:r w:rsidR="00A20971">
          <w:t xml:space="preserve"> </w:t>
        </w:r>
      </w:ins>
      <w:r>
        <w:t>he would never walk again</w:t>
      </w:r>
      <w:del w:id="39" w:author="רות רות" w:date="2026-03-11T14:19:00Z" w16du:dateUtc="2026-03-11T12:19:00Z">
        <w:r w:rsidDel="008C6412">
          <w:delText xml:space="preserve">, </w:delText>
        </w:r>
      </w:del>
      <w:ins w:id="40" w:author="רות רות" w:date="2026-03-11T14:19:00Z" w16du:dateUtc="2026-03-11T12:19:00Z">
        <w:r w:rsidR="008C6412">
          <w:t xml:space="preserve"> </w:t>
        </w:r>
      </w:ins>
      <w:ins w:id="41" w:author="רות רות" w:date="2026-03-11T14:20:00Z" w16du:dateUtc="2026-03-11T12:20:00Z">
        <w:r w:rsidR="008C6412" w:rsidRPr="008C6412">
          <w:t>–</w:t>
        </w:r>
      </w:ins>
      <w:ins w:id="42" w:author="רות רות" w:date="2026-03-11T14:19:00Z" w16du:dateUtc="2026-03-11T12:19:00Z">
        <w:r w:rsidR="008C6412">
          <w:t xml:space="preserve"> </w:t>
        </w:r>
      </w:ins>
      <w:r>
        <w:t>he got up. When they warned he could never compete in an Ironman</w:t>
      </w:r>
      <w:ins w:id="43" w:author="רות רות" w:date="2026-03-11T14:29:00Z" w16du:dateUtc="2026-03-11T12:29:00Z">
        <w:r w:rsidR="00C56E28">
          <w:t xml:space="preserve"> </w:t>
        </w:r>
      </w:ins>
      <w:ins w:id="44" w:author="רות רות" w:date="2026-03-11T14:31:00Z" w16du:dateUtc="2026-03-11T12:31:00Z">
        <w:r w:rsidR="00C56E28">
          <w:t>triathlon</w:t>
        </w:r>
      </w:ins>
      <w:del w:id="45" w:author="רות רות" w:date="2026-03-11T14:29:00Z" w16du:dateUtc="2026-03-11T12:29:00Z">
        <w:r w:rsidDel="00C56E28">
          <w:delText xml:space="preserve"> triathlon</w:delText>
        </w:r>
      </w:del>
      <w:r>
        <w:t>, he crossed the finish line in tears of victory.</w:t>
      </w:r>
    </w:p>
    <w:p w14:paraId="17C1056B" w14:textId="5D5DDF85" w:rsidR="001F6157" w:rsidRDefault="00000000" w:rsidP="00F46A19">
      <w:pPr>
        <w:bidi w:val="0"/>
        <w:spacing w:after="200"/>
      </w:pPr>
      <w:r>
        <w:t xml:space="preserve">Mitchell spent four months in hospital. One caregiver who left a deep impression </w:t>
      </w:r>
      <w:ins w:id="46" w:author="רות רות" w:date="2026-03-11T14:46:00Z" w16du:dateUtc="2026-03-11T12:46:00Z">
        <w:r w:rsidR="00050D87">
          <w:t xml:space="preserve">on him </w:t>
        </w:r>
      </w:ins>
      <w:r>
        <w:t xml:space="preserve">was his physiotherapist, Beverley. In his imagination, </w:t>
      </w:r>
      <w:ins w:id="47" w:author="רות רות" w:date="2026-03-11T14:49:00Z" w16du:dateUtc="2026-03-11T12:49:00Z">
        <w:r w:rsidR="00F20859">
          <w:t>in her past</w:t>
        </w:r>
      </w:ins>
      <w:ins w:id="48" w:author="רות רות" w:date="2026-03-11T14:52:00Z" w16du:dateUtc="2026-03-11T12:52:00Z">
        <w:r w:rsidR="00290C43">
          <w:t>,</w:t>
        </w:r>
      </w:ins>
      <w:ins w:id="49" w:author="רות רות" w:date="2026-03-11T14:49:00Z" w16du:dateUtc="2026-03-11T12:49:00Z">
        <w:r w:rsidR="00F20859">
          <w:t xml:space="preserve"> </w:t>
        </w:r>
      </w:ins>
      <w:r>
        <w:t xml:space="preserve">she had been a </w:t>
      </w:r>
      <w:ins w:id="50" w:author="רות רות" w:date="2026-03-11T14:52:00Z" w16du:dateUtc="2026-03-11T12:52:00Z">
        <w:r w:rsidR="00290C43">
          <w:t xml:space="preserve">marine </w:t>
        </w:r>
        <w:commentRangeStart w:id="51"/>
        <w:r w:rsidR="005E1157">
          <w:t>c</w:t>
        </w:r>
        <w:r w:rsidR="00F20859" w:rsidRPr="00F20859">
          <w:t xml:space="preserve">ombat </w:t>
        </w:r>
        <w:r w:rsidR="005E1157">
          <w:t>f</w:t>
        </w:r>
        <w:r w:rsidR="00F20859" w:rsidRPr="00F20859">
          <w:t xml:space="preserve">itness </w:t>
        </w:r>
        <w:r w:rsidR="005E1157">
          <w:t>i</w:t>
        </w:r>
        <w:r w:rsidR="00F20859" w:rsidRPr="00F20859">
          <w:t>nstructor</w:t>
        </w:r>
        <w:r w:rsidR="00F20859" w:rsidRPr="00F20859" w:rsidDel="00F20859">
          <w:t xml:space="preserve"> </w:t>
        </w:r>
      </w:ins>
      <w:commentRangeEnd w:id="51"/>
      <w:ins w:id="52" w:author="רות רות" w:date="2026-03-11T18:09:00Z" w16du:dateUtc="2026-03-11T16:09:00Z">
        <w:r w:rsidR="00093690">
          <w:rPr>
            <w:rStyle w:val="CommentReference"/>
          </w:rPr>
          <w:commentReference w:id="51"/>
        </w:r>
      </w:ins>
      <w:del w:id="53" w:author="רות רות" w:date="2026-03-11T14:52:00Z" w16du:dateUtc="2026-03-11T12:52:00Z">
        <w:r w:rsidDel="00F20859">
          <w:delText xml:space="preserve">drill sergeant in the Marines </w:delText>
        </w:r>
      </w:del>
      <w:del w:id="54" w:author="רות רות" w:date="2026-03-11T14:18:00Z" w16du:dateUtc="2026-03-11T12:18:00Z">
        <w:r w:rsidDel="002B0A30">
          <w:delText>—</w:delText>
        </w:r>
      </w:del>
      <w:ins w:id="55" w:author="רות רות" w:date="2026-03-11T14:18:00Z" w16du:dateUtc="2026-03-11T12:18:00Z">
        <w:r w:rsidR="002B0A30">
          <w:t>–</w:t>
        </w:r>
      </w:ins>
      <w:r>
        <w:t xml:space="preserve"> tough, rigid, merciless, and uncompromising. Every day she </w:t>
      </w:r>
      <w:ins w:id="56" w:author="רות רות" w:date="2026-03-11T14:53:00Z" w16du:dateUtc="2026-03-11T12:53:00Z">
        <w:r w:rsidR="008A2266">
          <w:t xml:space="preserve">would come </w:t>
        </w:r>
      </w:ins>
      <w:del w:id="57" w:author="רות רות" w:date="2026-03-11T14:53:00Z" w16du:dateUtc="2026-03-11T12:53:00Z">
        <w:r w:rsidDel="008A2266">
          <w:delText xml:space="preserve">came </w:delText>
        </w:r>
      </w:del>
      <w:r>
        <w:t>in</w:t>
      </w:r>
      <w:ins w:id="58" w:author="רות רות" w:date="2026-03-11T14:53:00Z" w16du:dateUtc="2026-03-11T12:53:00Z">
        <w:r w:rsidR="008A2266">
          <w:t>to his room</w:t>
        </w:r>
      </w:ins>
      <w:r>
        <w:t xml:space="preserve"> with a list of five tasks that seemed impossible to him. She never let a single one slide. Yet it was precisely because of her that, day after day, Mitchell managed to complete five more tasks that had seemed impossible </w:t>
      </w:r>
      <w:ins w:id="59" w:author="רות רות" w:date="2026-03-11T14:55:00Z" w16du:dateUtc="2026-03-11T12:55:00Z">
        <w:r w:rsidR="00136924">
          <w:t xml:space="preserve">to him </w:t>
        </w:r>
      </w:ins>
      <w:r>
        <w:t>at the outset.</w:t>
      </w:r>
    </w:p>
    <w:p w14:paraId="62F98853" w14:textId="3199249E" w:rsidR="001F6157" w:rsidRDefault="00000000" w:rsidP="00F46A19">
      <w:pPr>
        <w:bidi w:val="0"/>
        <w:spacing w:after="400"/>
      </w:pPr>
      <w:r>
        <w:t xml:space="preserve">After four months, Mitchell decided it was time to leave the hospital. The doctors objected, but Beverley argued that if Mitchell had chosen to take responsibility for his life, everyone should support that decision and prepare him for his new mission: managing his life outside the hospital. And </w:t>
      </w:r>
      <w:del w:id="60" w:author="רות רות" w:date="2026-03-11T14:58:00Z" w16du:dateUtc="2026-03-11T12:58:00Z">
        <w:r w:rsidDel="00822562">
          <w:delText>so</w:delText>
        </w:r>
      </w:del>
      <w:ins w:id="61" w:author="רות רות" w:date="2026-03-11T14:58:00Z" w16du:dateUtc="2026-03-11T12:58:00Z">
        <w:r w:rsidR="00822562">
          <w:t>so,</w:t>
        </w:r>
      </w:ins>
      <w:r>
        <w:t xml:space="preserve"> it was.</w:t>
      </w:r>
    </w:p>
    <w:p w14:paraId="19EFC9AC" w14:textId="77777777" w:rsidR="001F6157" w:rsidRDefault="00000000" w:rsidP="00F46A19">
      <w:pPr>
        <w:pStyle w:val="Heading2"/>
      </w:pPr>
      <w:r>
        <w:t>2. Accept Yourself as You Are</w:t>
      </w:r>
    </w:p>
    <w:p w14:paraId="1F188615" w14:textId="56CF89FB" w:rsidR="001F6157" w:rsidRDefault="006C4EE0" w:rsidP="00F46A19">
      <w:pPr>
        <w:bidi w:val="0"/>
        <w:spacing w:after="200"/>
      </w:pPr>
      <w:commentRangeStart w:id="62"/>
      <w:ins w:id="63" w:author="רות רות" w:date="2026-03-11T15:01:00Z" w16du:dateUtc="2026-03-11T13:01:00Z">
        <w:r>
          <w:t>Mitchell</w:t>
        </w:r>
        <w:r>
          <w:t>'s</w:t>
        </w:r>
      </w:ins>
      <w:del w:id="64" w:author="רות רות" w:date="2026-03-11T15:01:00Z" w16du:dateUtc="2026-03-11T13:01:00Z">
        <w:r w:rsidR="00000000" w:rsidDel="006C4EE0">
          <w:delText>The</w:delText>
        </w:r>
      </w:del>
      <w:r w:rsidR="00000000">
        <w:t xml:space="preserve"> </w:t>
      </w:r>
      <w:commentRangeEnd w:id="62"/>
      <w:r>
        <w:rPr>
          <w:rStyle w:val="CommentReference"/>
        </w:rPr>
        <w:commentReference w:id="62"/>
      </w:r>
      <w:r w:rsidR="00000000">
        <w:t xml:space="preserve">transition to life outside the hospital came with many difficulties. Countless </w:t>
      </w:r>
      <w:del w:id="65" w:author="רות רות" w:date="2026-03-11T15:04:00Z" w16du:dateUtc="2026-03-11T13:04:00Z">
        <w:r w:rsidR="00000000" w:rsidDel="006C4EE0">
          <w:delText xml:space="preserve">simple </w:delText>
        </w:r>
      </w:del>
      <w:ins w:id="66" w:author="רות רות" w:date="2026-03-11T15:04:00Z" w16du:dateUtc="2026-03-11T13:04:00Z">
        <w:r>
          <w:t>trivi</w:t>
        </w:r>
      </w:ins>
      <w:ins w:id="67" w:author="רות רות" w:date="2026-03-11T15:05:00Z" w16du:dateUtc="2026-03-11T13:05:00Z">
        <w:r>
          <w:t>al</w:t>
        </w:r>
      </w:ins>
      <w:ins w:id="68" w:author="רות רות" w:date="2026-03-11T15:04:00Z" w16du:dateUtc="2026-03-11T13:04:00Z">
        <w:r>
          <w:t xml:space="preserve"> </w:t>
        </w:r>
      </w:ins>
      <w:r w:rsidR="00000000">
        <w:t>actions</w:t>
      </w:r>
      <w:ins w:id="69" w:author="רות רות" w:date="2026-03-11T15:05:00Z" w16du:dateUtc="2026-03-11T13:05:00Z">
        <w:r>
          <w:t xml:space="preserve"> </w:t>
        </w:r>
      </w:ins>
      <w:del w:id="70" w:author="רות רות" w:date="2026-03-11T15:05:00Z" w16du:dateUtc="2026-03-11T13:05:00Z">
        <w:r w:rsidR="00000000" w:rsidDel="00BE4AEB">
          <w:delText xml:space="preserve"> </w:delText>
        </w:r>
      </w:del>
      <w:r w:rsidR="00000000">
        <w:t>became challenges, and Mitchell would sometimes just lie in bed, crying and screaming in frustration.</w:t>
      </w:r>
    </w:p>
    <w:p w14:paraId="0ADC88C2" w14:textId="78ACDE24" w:rsidR="001F6157" w:rsidRDefault="00000000" w:rsidP="00F46A19">
      <w:pPr>
        <w:bidi w:val="0"/>
        <w:spacing w:after="200"/>
      </w:pPr>
      <w:r>
        <w:t xml:space="preserve">For </w:t>
      </w:r>
      <w:del w:id="71" w:author="רות רות" w:date="2026-03-11T15:06:00Z" w16du:dateUtc="2026-03-11T13:06:00Z">
        <w:r w:rsidDel="00045376">
          <w:delText>example</w:delText>
        </w:r>
      </w:del>
      <w:ins w:id="72" w:author="רות רות" w:date="2026-03-11T15:06:00Z" w16du:dateUtc="2026-03-11T13:06:00Z">
        <w:r w:rsidR="00045376">
          <w:t>example,</w:t>
        </w:r>
      </w:ins>
      <w:r>
        <w:t xml:space="preserve"> </w:t>
      </w:r>
      <w:del w:id="73" w:author="רות רות" w:date="2026-03-11T14:18:00Z" w16du:dateUtc="2026-03-11T12:18:00Z">
        <w:r w:rsidDel="002B0A30">
          <w:delText>—</w:delText>
        </w:r>
      </w:del>
      <w:del w:id="74" w:author="רות רות" w:date="2026-03-11T15:06:00Z" w16du:dateUtc="2026-03-11T13:06:00Z">
        <w:r w:rsidDel="00045376">
          <w:delText xml:space="preserve"> </w:delText>
        </w:r>
      </w:del>
      <w:r>
        <w:t xml:space="preserve">how do you open a door when you have no fingers and the lightest touch of your hand on the handle causes sharp pain? Gradually he learned that his thoughts could be either his prison or a doorway to creativity. He learned to open doors and turn on the TV with his foot, and to eat </w:t>
      </w:r>
      <w:commentRangeStart w:id="75"/>
      <w:r>
        <w:t xml:space="preserve">independently by fastening a rubber band </w:t>
      </w:r>
      <w:del w:id="76" w:author="רות רות" w:date="2026-03-11T15:23:00Z" w16du:dateUtc="2026-03-11T13:23:00Z">
        <w:r w:rsidDel="00567677">
          <w:delText xml:space="preserve">around a spoon attached </w:delText>
        </w:r>
      </w:del>
      <w:r>
        <w:t>to his hand.</w:t>
      </w:r>
      <w:commentRangeEnd w:id="75"/>
      <w:r w:rsidR="00AB160B">
        <w:rPr>
          <w:rStyle w:val="CommentReference"/>
        </w:rPr>
        <w:commentReference w:id="75"/>
      </w:r>
    </w:p>
    <w:p w14:paraId="497725A3" w14:textId="20463057" w:rsidR="001F6157" w:rsidRDefault="00000000" w:rsidP="00F46A19">
      <w:pPr>
        <w:bidi w:val="0"/>
        <w:spacing w:after="200"/>
      </w:pPr>
      <w:r>
        <w:t xml:space="preserve">But the </w:t>
      </w:r>
      <w:del w:id="77" w:author="רות רות" w:date="2026-03-11T15:24:00Z" w16du:dateUtc="2026-03-11T13:24:00Z">
        <w:r w:rsidDel="001B6ADD">
          <w:delText xml:space="preserve">hardest </w:delText>
        </w:r>
      </w:del>
      <w:ins w:id="78" w:author="רות רות" w:date="2026-03-11T15:24:00Z" w16du:dateUtc="2026-03-11T13:24:00Z">
        <w:r w:rsidR="001B6ADD">
          <w:t>most difficult ordeal for Mitchell</w:t>
        </w:r>
        <w:r w:rsidR="001B6ADD">
          <w:t xml:space="preserve"> </w:t>
        </w:r>
      </w:ins>
      <w:del w:id="79" w:author="רות רות" w:date="2026-03-11T15:24:00Z" w16du:dateUtc="2026-03-11T13:24:00Z">
        <w:r w:rsidDel="00F62F62">
          <w:delText xml:space="preserve">experience of all </w:delText>
        </w:r>
      </w:del>
      <w:r>
        <w:t>was moving through the world among other people. Before the accident he had thought of himself as handsome</w:t>
      </w:r>
      <w:ins w:id="80" w:author="רות רות" w:date="2026-03-11T15:25:00Z" w16du:dateUtc="2026-03-11T13:25:00Z">
        <w:r w:rsidR="00143FF0">
          <w:t>.</w:t>
        </w:r>
        <w:r w:rsidR="002C5787">
          <w:t xml:space="preserve"> And</w:t>
        </w:r>
        <w:r w:rsidR="00143FF0">
          <w:t xml:space="preserve"> </w:t>
        </w:r>
      </w:ins>
      <w:del w:id="81" w:author="רות רות" w:date="2026-03-11T15:25:00Z" w16du:dateUtc="2026-03-11T13:25:00Z">
        <w:r w:rsidDel="00143FF0">
          <w:delText xml:space="preserve"> </w:delText>
        </w:r>
      </w:del>
      <w:del w:id="82" w:author="רות רות" w:date="2026-03-11T14:18:00Z" w16du:dateUtc="2026-03-11T12:18:00Z">
        <w:r w:rsidDel="002B0A30">
          <w:delText>—</w:delText>
        </w:r>
      </w:del>
      <w:del w:id="83" w:author="רות רות" w:date="2026-03-11T15:25:00Z" w16du:dateUtc="2026-03-11T13:25:00Z">
        <w:r w:rsidDel="00143FF0">
          <w:delText xml:space="preserve"> </w:delText>
        </w:r>
      </w:del>
      <w:ins w:id="84" w:author="רות רות" w:date="2026-03-11T15:25:00Z" w16du:dateUtc="2026-03-11T13:25:00Z">
        <w:r w:rsidR="002C5787">
          <w:t>h</w:t>
        </w:r>
      </w:ins>
      <w:del w:id="85" w:author="רות רות" w:date="2026-03-11T15:25:00Z" w16du:dateUtc="2026-03-11T13:25:00Z">
        <w:r w:rsidDel="00143FF0">
          <w:delText>h</w:delText>
        </w:r>
      </w:del>
      <w:r>
        <w:t xml:space="preserve">e </w:t>
      </w:r>
      <w:del w:id="86" w:author="רות רות" w:date="2026-03-11T15:29:00Z" w16du:dateUtc="2026-03-11T13:29:00Z">
        <w:r w:rsidDel="00081D4C">
          <w:delText xml:space="preserve">had </w:delText>
        </w:r>
      </w:del>
      <w:r>
        <w:t>even had chin surgery to look more</w:t>
      </w:r>
      <w:ins w:id="87" w:author="רות רות" w:date="2026-03-11T15:25:00Z" w16du:dateUtc="2026-03-11T13:25:00Z">
        <w:r w:rsidR="002C5787">
          <w:t xml:space="preserve"> handsome </w:t>
        </w:r>
      </w:ins>
      <w:ins w:id="88" w:author="רות רות" w:date="2026-03-11T15:26:00Z" w16du:dateUtc="2026-03-11T13:26:00Z">
        <w:r w:rsidR="002C5787">
          <w:t xml:space="preserve">imitating </w:t>
        </w:r>
        <w:r w:rsidR="002323EC">
          <w:t xml:space="preserve">what he watched </w:t>
        </w:r>
        <w:r w:rsidR="00081D4C">
          <w:t>in</w:t>
        </w:r>
        <w:r w:rsidR="002323EC">
          <w:t xml:space="preserve"> </w:t>
        </w:r>
      </w:ins>
      <w:del w:id="89" w:author="רות רות" w:date="2026-03-11T15:25:00Z" w16du:dateUtc="2026-03-11T13:25:00Z">
        <w:r w:rsidDel="002C5787">
          <w:delText xml:space="preserve"> </w:delText>
        </w:r>
      </w:del>
      <w:del w:id="90" w:author="רות רות" w:date="2026-03-11T15:26:00Z" w16du:dateUtc="2026-03-11T13:26:00Z">
        <w:r w:rsidDel="002C5787">
          <w:delText xml:space="preserve">like </w:delText>
        </w:r>
        <w:r w:rsidDel="002323EC">
          <w:delText xml:space="preserve">the </w:delText>
        </w:r>
      </w:del>
      <w:r>
        <w:t>Hollywood</w:t>
      </w:r>
      <w:ins w:id="91" w:author="רות רות" w:date="2026-03-11T15:26:00Z" w16du:dateUtc="2026-03-11T13:26:00Z">
        <w:r w:rsidR="002323EC">
          <w:t xml:space="preserve"> movies</w:t>
        </w:r>
      </w:ins>
      <w:del w:id="92" w:author="רות רות" w:date="2026-03-11T15:26:00Z" w16du:dateUtc="2026-03-11T13:26:00Z">
        <w:r w:rsidDel="002323EC">
          <w:delText xml:space="preserve"> actors he admired</w:delText>
        </w:r>
      </w:del>
      <w:r>
        <w:t>. Now he felt that people on the street avoided looking at him, and those who did speak to him</w:t>
      </w:r>
      <w:ins w:id="93" w:author="רות רות" w:date="2026-03-11T15:30:00Z" w16du:dateUtc="2026-03-11T13:30:00Z">
        <w:r w:rsidR="00D24E00">
          <w:t>,</w:t>
        </w:r>
      </w:ins>
      <w:r>
        <w:t xml:space="preserve"> avoided making eye contact.</w:t>
      </w:r>
    </w:p>
    <w:p w14:paraId="7AEBA9AA" w14:textId="5E8634C9" w:rsidR="001F6157" w:rsidRDefault="00000000" w:rsidP="00F46A19">
      <w:pPr>
        <w:bidi w:val="0"/>
        <w:spacing w:after="200"/>
      </w:pPr>
      <w:r>
        <w:lastRenderedPageBreak/>
        <w:t>One day, a group of children shouted after him: “Monster, monster</w:t>
      </w:r>
      <w:del w:id="94" w:author="רות רות" w:date="2026-03-11T15:33:00Z" w16du:dateUtc="2026-03-11T13:33:00Z">
        <w:r w:rsidDel="0042737F">
          <w:delText>!</w:delText>
        </w:r>
      </w:del>
      <w:r>
        <w:t xml:space="preserve">” </w:t>
      </w:r>
      <w:ins w:id="95" w:author="רות רות" w:date="2026-03-11T15:34:00Z" w16du:dateUtc="2026-03-11T13:34:00Z">
        <w:r w:rsidR="0042737F">
          <w:t>y</w:t>
        </w:r>
      </w:ins>
      <w:del w:id="96" w:author="רות רות" w:date="2026-03-11T15:34:00Z" w16du:dateUtc="2026-03-11T13:34:00Z">
        <w:r w:rsidDel="0042737F">
          <w:delText>Y</w:delText>
        </w:r>
      </w:del>
      <w:r>
        <w:t xml:space="preserve">et in that moment Mitchell felt not anger, but an awakening to the second principle he had learned: </w:t>
      </w:r>
      <w:ins w:id="97" w:author="רות רות" w:date="2026-03-11T18:05:00Z" w16du:dateUtc="2026-03-11T16:05:00Z">
        <w:r w:rsidR="00C87C6A" w:rsidRPr="00C87C6A">
          <w:rPr>
            <w:rPrChange w:id="98" w:author="רות רות" w:date="2026-03-11T18:05:00Z" w16du:dateUtc="2026-03-11T16:05:00Z">
              <w:rPr>
                <w:i/>
                <w:iCs/>
              </w:rPr>
            </w:rPrChange>
          </w:rPr>
          <w:t>"</w:t>
        </w:r>
      </w:ins>
      <w:del w:id="99" w:author="רות רות" w:date="2026-03-11T18:05:00Z" w16du:dateUtc="2026-03-11T16:05:00Z">
        <w:r w:rsidRPr="00C87C6A" w:rsidDel="00C87C6A">
          <w:rPr>
            <w:rPrChange w:id="100" w:author="רות רות" w:date="2026-03-11T18:05:00Z" w16du:dateUtc="2026-03-11T16:05:00Z">
              <w:rPr>
                <w:i/>
                <w:iCs/>
              </w:rPr>
            </w:rPrChange>
          </w:rPr>
          <w:delText xml:space="preserve">Accept </w:delText>
        </w:r>
      </w:del>
      <w:ins w:id="101" w:author="רות רות" w:date="2026-03-11T18:05:00Z" w16du:dateUtc="2026-03-11T16:05:00Z">
        <w:r w:rsidR="00C87C6A" w:rsidRPr="00C87C6A">
          <w:rPr>
            <w:rPrChange w:id="102" w:author="רות רות" w:date="2026-03-11T18:05:00Z" w16du:dateUtc="2026-03-11T16:05:00Z">
              <w:rPr>
                <w:i/>
                <w:iCs/>
              </w:rPr>
            </w:rPrChange>
          </w:rPr>
          <w:t>a</w:t>
        </w:r>
        <w:r w:rsidR="00C87C6A" w:rsidRPr="00C87C6A">
          <w:rPr>
            <w:rPrChange w:id="103" w:author="רות רות" w:date="2026-03-11T18:05:00Z" w16du:dateUtc="2026-03-11T16:05:00Z">
              <w:rPr>
                <w:i/>
                <w:iCs/>
              </w:rPr>
            </w:rPrChange>
          </w:rPr>
          <w:t xml:space="preserve">ccept </w:t>
        </w:r>
      </w:ins>
      <w:r w:rsidRPr="00C87C6A">
        <w:rPr>
          <w:rPrChange w:id="104" w:author="רות רות" w:date="2026-03-11T18:05:00Z" w16du:dateUtc="2026-03-11T16:05:00Z">
            <w:rPr>
              <w:i/>
              <w:iCs/>
            </w:rPr>
          </w:rPrChange>
        </w:rPr>
        <w:t>yourself as you are</w:t>
      </w:r>
      <w:ins w:id="105" w:author="רות רות" w:date="2026-03-11T18:05:00Z" w16du:dateUtc="2026-03-11T16:05:00Z">
        <w:r w:rsidR="00C87C6A" w:rsidRPr="00C87C6A">
          <w:rPr>
            <w:rPrChange w:id="106" w:author="רות רות" w:date="2026-03-11T18:05:00Z" w16du:dateUtc="2026-03-11T16:05:00Z">
              <w:rPr>
                <w:i/>
                <w:iCs/>
              </w:rPr>
            </w:rPrChange>
          </w:rPr>
          <w:t>"</w:t>
        </w:r>
      </w:ins>
      <w:r w:rsidRPr="00C87C6A">
        <w:rPr>
          <w:rPrChange w:id="107" w:author="רות רות" w:date="2026-03-11T18:05:00Z" w16du:dateUtc="2026-03-11T16:05:00Z">
            <w:rPr>
              <w:i/>
              <w:iCs/>
            </w:rPr>
          </w:rPrChange>
        </w:rPr>
        <w:t>.</w:t>
      </w:r>
      <w:r w:rsidRPr="00C87C6A">
        <w:t xml:space="preserve"> </w:t>
      </w:r>
      <w:r>
        <w:t>He remembered that if you focus too much on the negative aspects of yourself, you actually reinforce them and prevent yourself from overcoming them. It is better to direct your energy toward</w:t>
      </w:r>
      <w:ins w:id="108" w:author="רות רות" w:date="2026-03-11T18:07:00Z" w16du:dateUtc="2026-03-11T16:07:00Z">
        <w:r w:rsidR="00C87C6A">
          <w:t>s</w:t>
        </w:r>
      </w:ins>
      <w:r>
        <w:t xml:space="preserve"> what is good in you and what you succeed at</w:t>
      </w:r>
      <w:del w:id="109" w:author="רות רות" w:date="2026-03-11T18:08:00Z" w16du:dateUtc="2026-03-11T16:08:00Z">
        <w:r w:rsidDel="00C87C6A">
          <w:delText xml:space="preserve"> </w:delText>
        </w:r>
      </w:del>
      <w:del w:id="110" w:author="רות רות" w:date="2026-03-11T14:18:00Z" w16du:dateUtc="2026-03-11T12:18:00Z">
        <w:r w:rsidDel="002B0A30">
          <w:delText>—</w:delText>
        </w:r>
      </w:del>
      <w:ins w:id="111" w:author="רות רות" w:date="2026-03-11T18:08:00Z" w16du:dateUtc="2026-03-11T16:08:00Z">
        <w:r w:rsidR="00C87C6A">
          <w:t>,</w:t>
        </w:r>
      </w:ins>
      <w:r>
        <w:t xml:space="preserve"> and those parts grow stronger, while the less successful ones</w:t>
      </w:r>
      <w:ins w:id="112" w:author="רות רות" w:date="2026-03-11T18:08:00Z" w16du:dateUtc="2026-03-11T16:08:00Z">
        <w:r w:rsidR="00C87C6A">
          <w:t>,</w:t>
        </w:r>
      </w:ins>
      <w:r>
        <w:t xml:space="preserve"> gradually shrink.</w:t>
      </w:r>
    </w:p>
    <w:p w14:paraId="3DD8DB97" w14:textId="3448E6D7" w:rsidR="001F6157" w:rsidRDefault="00000000" w:rsidP="00F46A19">
      <w:pPr>
        <w:bidi w:val="0"/>
        <w:spacing w:after="200"/>
      </w:pPr>
      <w:r>
        <w:t>American therapist Shawn Stephenson</w:t>
      </w:r>
      <w:ins w:id="113" w:author="רות רות" w:date="2026-03-11T18:11:00Z" w16du:dateUtc="2026-03-11T16:11:00Z">
        <w:r w:rsidR="004360F8">
          <w:t>,</w:t>
        </w:r>
      </w:ins>
      <w:r>
        <w:t xml:space="preserve"> was one of </w:t>
      </w:r>
      <w:del w:id="114" w:author="רות רות" w:date="2026-03-11T18:16:00Z" w16du:dateUtc="2026-03-11T16:16:00Z">
        <w:r w:rsidDel="004360F8">
          <w:delText>the most active</w:delText>
        </w:r>
      </w:del>
      <w:ins w:id="115" w:author="רות רות" w:date="2026-03-11T18:16:00Z" w16du:dateUtc="2026-03-11T16:16:00Z">
        <w:r w:rsidR="004360F8">
          <w:t>biggest</w:t>
        </w:r>
      </w:ins>
      <w:r>
        <w:t xml:space="preserve"> </w:t>
      </w:r>
      <w:del w:id="116" w:author="רות רות" w:date="2026-03-11T18:16:00Z" w16du:dateUtc="2026-03-11T16:16:00Z">
        <w:r w:rsidDel="00C6773B">
          <w:delText>self-help</w:delText>
        </w:r>
      </w:del>
      <w:ins w:id="117" w:author="רות רות" w:date="2026-03-11T18:16:00Z" w16du:dateUtc="2026-03-11T16:16:00Z">
        <w:r w:rsidR="00C6773B">
          <w:t>self-help</w:t>
        </w:r>
      </w:ins>
      <w:r>
        <w:t xml:space="preserve"> advocates </w:t>
      </w:r>
      <w:del w:id="118" w:author="רות רות" w:date="2026-03-11T18:12:00Z" w16du:dateUtc="2026-03-11T16:12:00Z">
        <w:r w:rsidDel="004360F8">
          <w:delText xml:space="preserve">of </w:delText>
        </w:r>
      </w:del>
      <w:ins w:id="119" w:author="רות רות" w:date="2026-03-11T18:12:00Z" w16du:dateUtc="2026-03-11T16:12:00Z">
        <w:r w:rsidR="004360F8">
          <w:t>o</w:t>
        </w:r>
        <w:r w:rsidR="004360F8">
          <w:t>n</w:t>
        </w:r>
        <w:r w:rsidR="004360F8">
          <w:t xml:space="preserve"> </w:t>
        </w:r>
      </w:ins>
      <w:r>
        <w:t xml:space="preserve">this idea of self-acceptance. Stephenson was born with a severe condition that made his bones </w:t>
      </w:r>
      <w:del w:id="120" w:author="רות רות" w:date="2026-03-11T18:19:00Z" w16du:dateUtc="2026-03-11T16:19:00Z">
        <w:r w:rsidDel="00EB3D12">
          <w:delText xml:space="preserve">extremely brittle and </w:delText>
        </w:r>
      </w:del>
      <w:r>
        <w:t>fragile</w:t>
      </w:r>
      <w:ins w:id="121" w:author="רות רות" w:date="2026-03-11T18:19:00Z" w16du:dateUtc="2026-03-11T16:19:00Z">
        <w:r w:rsidR="00EB3D12">
          <w:t xml:space="preserve"> and </w:t>
        </w:r>
        <w:r w:rsidR="00EB3D12">
          <w:t>brittle</w:t>
        </w:r>
      </w:ins>
      <w:r>
        <w:t>. Doctors told his parents he would live only a few days</w:t>
      </w:r>
      <w:ins w:id="122" w:author="רות רות" w:date="2026-03-11T18:19:00Z" w16du:dateUtc="2026-03-11T16:19:00Z">
        <w:r w:rsidR="00DE0651">
          <w:t xml:space="preserve">, </w:t>
        </w:r>
      </w:ins>
      <w:ins w:id="123" w:author="רות רות" w:date="2026-03-11T18:20:00Z" w16du:dateUtc="2026-03-11T16:20:00Z">
        <w:r w:rsidR="00DE0651">
          <w:t xml:space="preserve">but </w:t>
        </w:r>
      </w:ins>
      <w:del w:id="124" w:author="רות רות" w:date="2026-03-11T18:19:00Z" w16du:dateUtc="2026-03-11T16:19:00Z">
        <w:r w:rsidDel="00DE0651">
          <w:delText xml:space="preserve"> </w:delText>
        </w:r>
      </w:del>
      <w:del w:id="125" w:author="רות רות" w:date="2026-03-11T14:18:00Z" w16du:dateUtc="2026-03-11T12:18:00Z">
        <w:r w:rsidDel="002B0A30">
          <w:delText>—</w:delText>
        </w:r>
      </w:del>
      <w:del w:id="126" w:author="רות רות" w:date="2026-03-11T18:19:00Z" w16du:dateUtc="2026-03-11T16:19:00Z">
        <w:r w:rsidDel="00DE0651">
          <w:delText xml:space="preserve"> </w:delText>
        </w:r>
      </w:del>
      <w:r>
        <w:t>they were proven wrong. His body was small</w:t>
      </w:r>
      <w:ins w:id="127" w:author="רות רות" w:date="2026-03-11T18:21:00Z" w16du:dateUtc="2026-03-11T16:21:00Z">
        <w:r w:rsidR="00907D14">
          <w:t xml:space="preserve">, </w:t>
        </w:r>
      </w:ins>
      <w:del w:id="128" w:author="רות רות" w:date="2026-03-11T18:21:00Z" w16du:dateUtc="2026-03-11T16:21:00Z">
        <w:r w:rsidDel="00907D14">
          <w:delText xml:space="preserve"> and his </w:delText>
        </w:r>
      </w:del>
      <w:r>
        <w:t>face disfigured, but his spirit was enormous. He began leading motivational workshops at age 17, later married, completed an undergraduate degree, and wrote two motivational books.</w:t>
      </w:r>
    </w:p>
    <w:p w14:paraId="436CFB02" w14:textId="62BEAAAA" w:rsidR="001F6157" w:rsidRDefault="00000000" w:rsidP="00F46A19">
      <w:pPr>
        <w:bidi w:val="0"/>
        <w:spacing w:after="200"/>
      </w:pPr>
      <w:r>
        <w:t xml:space="preserve">“Don’t believe any forecast that doesn’t empower you,” Stephenson said in a TEDx talk. “If you believe a forecast that doesn’t empower you, you’ll be like a flower that wilts and dies a physical or spiritual death. If people who see me feel sorry for me, they’re wasting their time </w:t>
      </w:r>
      <w:del w:id="129" w:author="רות רות" w:date="2026-03-11T14:18:00Z" w16du:dateUtc="2026-03-11T12:18:00Z">
        <w:r w:rsidDel="002B0A30">
          <w:delText>—</w:delText>
        </w:r>
      </w:del>
      <w:del w:id="130" w:author="רות רות" w:date="2026-03-11T18:25:00Z" w16du:dateUtc="2026-03-11T16:25:00Z">
        <w:r w:rsidDel="00907D14">
          <w:delText xml:space="preserve"> </w:delText>
        </w:r>
      </w:del>
      <w:r>
        <w:t xml:space="preserve">because I chose a life of </w:t>
      </w:r>
      <w:del w:id="131" w:author="רות רות" w:date="2026-03-11T18:26:00Z" w16du:dateUtc="2026-03-11T16:26:00Z">
        <w:r w:rsidDel="00887CEE">
          <w:delText>strength</w:delText>
        </w:r>
      </w:del>
      <w:ins w:id="132" w:author="רות רות" w:date="2026-03-11T18:26:00Z" w16du:dateUtc="2026-03-11T16:26:00Z">
        <w:r w:rsidR="00887CEE">
          <w:t>empowerment</w:t>
        </w:r>
      </w:ins>
      <w:r>
        <w:t>.”</w:t>
      </w:r>
    </w:p>
    <w:p w14:paraId="46E65CAF" w14:textId="42EFCB8F" w:rsidR="001F6157" w:rsidRDefault="00000000" w:rsidP="00F46A19">
      <w:pPr>
        <w:bidi w:val="0"/>
        <w:spacing w:after="400"/>
      </w:pPr>
      <w:r>
        <w:t xml:space="preserve">Stephenson explains that when people begin to pity themselves and feel insecure, they lose their sense of inner worth and begin seeking validation from outside themselves </w:t>
      </w:r>
      <w:del w:id="133" w:author="רות רות" w:date="2026-03-11T14:18:00Z" w16du:dateUtc="2026-03-11T12:18:00Z">
        <w:r w:rsidDel="002B0A30">
          <w:delText>—</w:delText>
        </w:r>
      </w:del>
      <w:ins w:id="134" w:author="רות רות" w:date="2026-03-11T14:18:00Z" w16du:dateUtc="2026-03-11T12:18:00Z">
        <w:r w:rsidR="002B0A30">
          <w:t>–</w:t>
        </w:r>
      </w:ins>
      <w:r>
        <w:t xml:space="preserve"> from their environment, from others, from the world. “You become your own prison, which is why you must love and cherish yourself.” He passed away at age 38, and his final words were: “This didn’t happen to me </w:t>
      </w:r>
      <w:del w:id="135" w:author="רות רות" w:date="2026-03-11T14:18:00Z" w16du:dateUtc="2026-03-11T12:18:00Z">
        <w:r w:rsidDel="002B0A30">
          <w:delText>—</w:delText>
        </w:r>
      </w:del>
      <w:del w:id="136" w:author="רות רות" w:date="2026-03-11T18:27:00Z" w16du:dateUtc="2026-03-11T16:27:00Z">
        <w:r w:rsidDel="00EB166F">
          <w:delText xml:space="preserve"> </w:delText>
        </w:r>
      </w:del>
      <w:r>
        <w:t xml:space="preserve">it happened </w:t>
      </w:r>
      <w:r>
        <w:rPr>
          <w:i/>
          <w:iCs/>
        </w:rPr>
        <w:t>for</w:t>
      </w:r>
      <w:r>
        <w:t xml:space="preserve"> me.”</w:t>
      </w:r>
    </w:p>
    <w:p w14:paraId="0E7E8111" w14:textId="77777777" w:rsidR="001F6157" w:rsidRDefault="00000000" w:rsidP="00F46A19">
      <w:pPr>
        <w:pStyle w:val="Heading2"/>
      </w:pPr>
      <w:r>
        <w:t>3. You Can Choose How to Respond to the Hardships in Your Life</w:t>
      </w:r>
    </w:p>
    <w:p w14:paraId="262A1456" w14:textId="3524462C" w:rsidR="001F6157" w:rsidRDefault="00000000" w:rsidP="00F46A19">
      <w:pPr>
        <w:bidi w:val="0"/>
        <w:spacing w:after="200"/>
      </w:pPr>
      <w:r>
        <w:t xml:space="preserve">Mitchell gradually returned to </w:t>
      </w:r>
      <w:ins w:id="137" w:author="רות רות" w:date="2026-03-11T18:40:00Z" w16du:dateUtc="2026-03-11T16:40:00Z">
        <w:r w:rsidR="00DA7773">
          <w:t xml:space="preserve">an </w:t>
        </w:r>
      </w:ins>
      <w:r>
        <w:t xml:space="preserve">independent life. As his strength came back, he refused to settle for mere survival. Six months after the accident, he returned to flying </w:t>
      </w:r>
      <w:del w:id="138" w:author="רות רות" w:date="2026-03-11T14:18:00Z" w16du:dateUtc="2026-03-11T12:18:00Z">
        <w:r w:rsidDel="002B0A30">
          <w:delText>—</w:delText>
        </w:r>
      </w:del>
      <w:ins w:id="139" w:author="רות רות" w:date="2026-03-11T14:18:00Z" w16du:dateUtc="2026-03-11T12:18:00Z">
        <w:r w:rsidR="002B0A30">
          <w:t>–</w:t>
        </w:r>
      </w:ins>
      <w:r>
        <w:t xml:space="preserve"> first with an instructor, and after 50 hours of flight time, he was able to take off alone again. To mark </w:t>
      </w:r>
      <w:del w:id="140" w:author="רות רות" w:date="2026-03-11T18:42:00Z" w16du:dateUtc="2026-03-11T16:42:00Z">
        <w:r w:rsidDel="00DA7773">
          <w:delText xml:space="preserve">that </w:delText>
        </w:r>
      </w:del>
      <w:ins w:id="141" w:author="רות רות" w:date="2026-03-11T18:42:00Z" w16du:dateUtc="2026-03-11T16:42:00Z">
        <w:r w:rsidR="00DA7773">
          <w:t>th</w:t>
        </w:r>
        <w:r w:rsidR="00DA7773">
          <w:t>is</w:t>
        </w:r>
        <w:r w:rsidR="00DA7773">
          <w:t xml:space="preserve"> </w:t>
        </w:r>
      </w:ins>
      <w:r>
        <w:t>moving moment, he bought himself a brand</w:t>
      </w:r>
      <w:ins w:id="142" w:author="רות רות" w:date="2026-03-11T18:43:00Z" w16du:dateUtc="2026-03-11T16:43:00Z">
        <w:r w:rsidR="00DA7773">
          <w:t xml:space="preserve"> </w:t>
        </w:r>
      </w:ins>
      <w:del w:id="143" w:author="רות רות" w:date="2026-03-11T18:43:00Z" w16du:dateUtc="2026-03-11T16:43:00Z">
        <w:r w:rsidDel="00DA7773">
          <w:delText>-</w:delText>
        </w:r>
      </w:del>
      <w:r>
        <w:t>new Cessna 206.</w:t>
      </w:r>
    </w:p>
    <w:p w14:paraId="375AF2B2" w14:textId="10502FA8" w:rsidR="001F6157" w:rsidRDefault="00000000" w:rsidP="00F46A19">
      <w:pPr>
        <w:bidi w:val="0"/>
        <w:spacing w:after="200"/>
      </w:pPr>
      <w:r>
        <w:t xml:space="preserve">It </w:t>
      </w:r>
      <w:ins w:id="144" w:author="רות רות" w:date="2026-03-11T18:44:00Z" w16du:dateUtc="2026-03-11T16:44:00Z">
        <w:r w:rsidR="00B66E1F">
          <w:t xml:space="preserve">had </w:t>
        </w:r>
      </w:ins>
      <w:r>
        <w:t xml:space="preserve">seemed that Mitchell </w:t>
      </w:r>
      <w:del w:id="145" w:author="רות רות" w:date="2026-03-11T18:44:00Z" w16du:dateUtc="2026-03-11T16:44:00Z">
        <w:r w:rsidDel="00B66E1F">
          <w:delText xml:space="preserve">had </w:delText>
        </w:r>
      </w:del>
      <w:r>
        <w:t>returned to the top of the world. He moved to a beautiful town in Colorado, became a successful businessman, and felt he had won the battle for his life. Finally, he thought, the time had come for a peaceful, quiet existence.</w:t>
      </w:r>
    </w:p>
    <w:p w14:paraId="371D6D22" w14:textId="32E1E99F" w:rsidR="001F6157" w:rsidRDefault="00000000" w:rsidP="00F46A19">
      <w:pPr>
        <w:bidi w:val="0"/>
        <w:spacing w:after="200"/>
      </w:pPr>
      <w:r>
        <w:t xml:space="preserve">But fate </w:t>
      </w:r>
      <w:del w:id="146" w:author="רות רות" w:date="2026-03-11T19:44:00Z" w16du:dateUtc="2026-03-11T17:44:00Z">
        <w:r w:rsidDel="00A03DE7">
          <w:delText>thought otherwise</w:delText>
        </w:r>
      </w:del>
      <w:ins w:id="147" w:author="רות רות" w:date="2026-03-11T19:44:00Z" w16du:dateUtc="2026-03-11T17:44:00Z">
        <w:r w:rsidR="00A03DE7">
          <w:t>had other plans</w:t>
        </w:r>
      </w:ins>
      <w:r>
        <w:t xml:space="preserve">. In November 1975, about four years after the accident, Mitchell flew to San Francisco to visit friends. A technical malfunction caused his plane to crash on the runway. All four passengers </w:t>
      </w:r>
      <w:ins w:id="148" w:author="רות רות" w:date="2026-03-11T19:45:00Z" w16du:dateUtc="2026-03-11T17:45:00Z">
        <w:r w:rsidR="00A03DE7">
          <w:t xml:space="preserve">onboard </w:t>
        </w:r>
      </w:ins>
      <w:r>
        <w:t>with him walked away unharmed</w:t>
      </w:r>
      <w:ins w:id="149" w:author="רות רות" w:date="2026-03-11T19:45:00Z" w16du:dateUtc="2026-03-11T17:45:00Z">
        <w:r w:rsidR="00A03DE7">
          <w:t xml:space="preserve">. </w:t>
        </w:r>
      </w:ins>
      <w:del w:id="150" w:author="רות רות" w:date="2026-03-11T19:45:00Z" w16du:dateUtc="2026-03-11T17:45:00Z">
        <w:r w:rsidDel="00A03DE7">
          <w:delText xml:space="preserve"> </w:delText>
        </w:r>
      </w:del>
      <w:del w:id="151" w:author="רות רות" w:date="2026-03-11T14:18:00Z" w16du:dateUtc="2026-03-11T12:18:00Z">
        <w:r w:rsidDel="002B0A30">
          <w:delText>—</w:delText>
        </w:r>
      </w:del>
      <w:del w:id="152" w:author="רות רות" w:date="2026-03-11T19:45:00Z" w16du:dateUtc="2026-03-11T17:45:00Z">
        <w:r w:rsidDel="00A03DE7">
          <w:delText xml:space="preserve"> </w:delText>
        </w:r>
      </w:del>
      <w:ins w:id="153" w:author="רות רות" w:date="2026-03-11T19:45:00Z" w16du:dateUtc="2026-03-11T17:45:00Z">
        <w:r w:rsidR="00A03DE7">
          <w:t>B</w:t>
        </w:r>
      </w:ins>
      <w:del w:id="154" w:author="רות רות" w:date="2026-03-11T19:45:00Z" w16du:dateUtc="2026-03-11T17:45:00Z">
        <w:r w:rsidDel="00A03DE7">
          <w:delText>b</w:delText>
        </w:r>
      </w:del>
      <w:r>
        <w:t xml:space="preserve">ut Mitchell, just 32 years old, </w:t>
      </w:r>
      <w:del w:id="155" w:author="רות רות" w:date="2026-03-11T19:45:00Z" w16du:dateUtc="2026-03-11T17:45:00Z">
        <w:r w:rsidDel="00A03DE7">
          <w:delText>suffered serious injuries to his spine</w:delText>
        </w:r>
      </w:del>
      <w:ins w:id="156" w:author="רות רות" w:date="2026-03-11T19:46:00Z" w16du:dateUtc="2026-03-11T17:46:00Z">
        <w:r w:rsidR="00A03DE7">
          <w:t>severely</w:t>
        </w:r>
      </w:ins>
      <w:ins w:id="157" w:author="רות רות" w:date="2026-03-11T19:45:00Z" w16du:dateUtc="2026-03-11T17:45:00Z">
        <w:r w:rsidR="00A03DE7">
          <w:t xml:space="preserve"> hurt his back</w:t>
        </w:r>
      </w:ins>
      <w:r>
        <w:t>.</w:t>
      </w:r>
    </w:p>
    <w:p w14:paraId="7EF07C5A" w14:textId="04CC705F" w:rsidR="001F6157" w:rsidRDefault="00000000" w:rsidP="00F46A19">
      <w:pPr>
        <w:bidi w:val="0"/>
        <w:spacing w:after="200"/>
      </w:pPr>
      <w:r>
        <w:t>After extensive tests, the doctor had to deliver devastating news</w:t>
      </w:r>
      <w:ins w:id="158" w:author="רות רות" w:date="2026-03-11T19:46:00Z" w16du:dateUtc="2026-03-11T17:46:00Z">
        <w:r w:rsidR="00B61113">
          <w:t xml:space="preserve"> to him</w:t>
        </w:r>
      </w:ins>
      <w:r>
        <w:t>: he was paralyzed from the waist down and would be confined to a wheelchair for the rest of his life.</w:t>
      </w:r>
    </w:p>
    <w:p w14:paraId="6ADF8214" w14:textId="15579D8B" w:rsidR="001F6157" w:rsidRDefault="00000000" w:rsidP="00F46A19">
      <w:pPr>
        <w:bidi w:val="0"/>
        <w:spacing w:after="200"/>
      </w:pPr>
      <w:r>
        <w:lastRenderedPageBreak/>
        <w:t xml:space="preserve">Outwardly Mitchell remained </w:t>
      </w:r>
      <w:ins w:id="159" w:author="רות רות" w:date="2026-03-11T19:47:00Z" w16du:dateUtc="2026-03-11T17:47:00Z">
        <w:r w:rsidR="001205FB">
          <w:t>quiet</w:t>
        </w:r>
      </w:ins>
      <w:del w:id="160" w:author="רות רות" w:date="2026-03-11T19:47:00Z" w16du:dateUtc="2026-03-11T17:47:00Z">
        <w:r w:rsidDel="001205FB">
          <w:delText>calm</w:delText>
        </w:r>
      </w:del>
      <w:r>
        <w:t xml:space="preserve">, keeping his </w:t>
      </w:r>
      <w:del w:id="161" w:author="רות רות" w:date="2026-03-11T19:47:00Z" w16du:dateUtc="2026-03-11T17:47:00Z">
        <w:r w:rsidDel="001205FB">
          <w:delText xml:space="preserve">dry </w:delText>
        </w:r>
      </w:del>
      <w:ins w:id="162" w:author="רות רות" w:date="2026-03-11T19:47:00Z" w16du:dateUtc="2026-03-11T17:47:00Z">
        <w:r w:rsidR="001205FB">
          <w:t>sarcastic</w:t>
        </w:r>
        <w:r w:rsidR="001205FB">
          <w:t xml:space="preserve"> </w:t>
        </w:r>
      </w:ins>
      <w:r>
        <w:t xml:space="preserve">sense of humor intact. </w:t>
      </w:r>
      <w:ins w:id="163" w:author="רות רות" w:date="2026-03-11T19:48:00Z" w16du:dateUtc="2026-03-11T17:48:00Z">
        <w:r w:rsidR="00A71F24">
          <w:t>However,</w:t>
        </w:r>
      </w:ins>
      <w:ins w:id="164" w:author="רות רות" w:date="2026-03-11T19:47:00Z" w16du:dateUtc="2026-03-11T17:47:00Z">
        <w:r w:rsidR="00D22316">
          <w:t xml:space="preserve"> i</w:t>
        </w:r>
      </w:ins>
      <w:del w:id="165" w:author="רות רות" w:date="2026-03-11T19:47:00Z" w16du:dateUtc="2026-03-11T17:47:00Z">
        <w:r w:rsidDel="00D22316">
          <w:delText>I</w:delText>
        </w:r>
      </w:del>
      <w:r>
        <w:t>nside, he felt broken and despairing. After four years of rebuilding his life from the ashes of th</w:t>
      </w:r>
      <w:ins w:id="166" w:author="רות רות" w:date="2026-03-11T19:48:00Z" w16du:dateUtc="2026-03-11T17:48:00Z">
        <w:r w:rsidR="00A71F24">
          <w:t>at</w:t>
        </w:r>
      </w:ins>
      <w:del w:id="167" w:author="רות רות" w:date="2026-03-11T19:48:00Z" w16du:dateUtc="2026-03-11T17:48:00Z">
        <w:r w:rsidDel="00A71F24">
          <w:delText>e</w:delText>
        </w:r>
      </w:del>
      <w:r>
        <w:t xml:space="preserve"> fire, he found himself at rock bottom once again.</w:t>
      </w:r>
    </w:p>
    <w:p w14:paraId="1B8E1CFF" w14:textId="2E046F01" w:rsidR="001F6157" w:rsidRDefault="00000000" w:rsidP="00F46A19">
      <w:pPr>
        <w:bidi w:val="0"/>
        <w:spacing w:after="200"/>
      </w:pPr>
      <w:r>
        <w:t xml:space="preserve">One day, </w:t>
      </w:r>
      <w:ins w:id="168" w:author="רות רות" w:date="2026-03-11T19:48:00Z" w16du:dateUtc="2026-03-11T17:48:00Z">
        <w:r w:rsidR="004127AB">
          <w:t xml:space="preserve">while </w:t>
        </w:r>
      </w:ins>
      <w:r>
        <w:t xml:space="preserve">lying in the hospital drained of strength and motivation, </w:t>
      </w:r>
      <w:ins w:id="169" w:author="רות רות" w:date="2026-03-11T19:50:00Z" w16du:dateUtc="2026-03-11T17:50:00Z">
        <w:r w:rsidR="00256A54" w:rsidRPr="00256A54">
          <w:t>he received a call from a woman who lived in his town</w:t>
        </w:r>
      </w:ins>
      <w:del w:id="170" w:author="רות רות" w:date="2026-03-11T19:50:00Z" w16du:dateUtc="2026-03-11T17:50:00Z">
        <w:r w:rsidDel="00256A54">
          <w:delText xml:space="preserve">he received a phone call from a woman </w:delText>
        </w:r>
      </w:del>
      <w:del w:id="171" w:author="רות רות" w:date="2026-03-11T19:49:00Z" w16du:dateUtc="2026-03-11T17:49:00Z">
        <w:r w:rsidDel="004127AB">
          <w:delText xml:space="preserve">in </w:delText>
        </w:r>
      </w:del>
      <w:del w:id="172" w:author="רות רות" w:date="2026-03-11T19:50:00Z" w16du:dateUtc="2026-03-11T17:50:00Z">
        <w:r w:rsidDel="00256A54">
          <w:delText>his town</w:delText>
        </w:r>
      </w:del>
      <w:r>
        <w:t>. “You may not remember me</w:t>
      </w:r>
      <w:del w:id="173" w:author="רות רות" w:date="2026-03-11T19:55:00Z" w16du:dateUtc="2026-03-11T17:55:00Z">
        <w:r w:rsidDel="000B2D5A">
          <w:delText>,</w:delText>
        </w:r>
      </w:del>
      <w:r>
        <w:t>”</w:t>
      </w:r>
      <w:ins w:id="174" w:author="רות רות" w:date="2026-03-11T19:55:00Z" w16du:dateUtc="2026-03-11T17:55:00Z">
        <w:r w:rsidR="000B2D5A">
          <w:t>,</w:t>
        </w:r>
      </w:ins>
      <w:r>
        <w:t xml:space="preserve"> she said, “but a year ago, when I was going through a very hard time</w:t>
      </w:r>
      <w:ins w:id="175" w:author="רות רות" w:date="2026-03-11T19:55:00Z" w16du:dateUtc="2026-03-11T17:55:00Z">
        <w:r w:rsidR="00A01600">
          <w:t xml:space="preserve"> in my life</w:t>
        </w:r>
      </w:ins>
      <w:r>
        <w:t>, you said something to me I’ll never forget: ‘It’s not what happens to you, it’s how you respond to what happens.’ Do you still believe that?”</w:t>
      </w:r>
    </w:p>
    <w:p w14:paraId="35FB337C" w14:textId="77777777" w:rsidR="001F6157" w:rsidRDefault="00000000" w:rsidP="00F46A19">
      <w:pPr>
        <w:pBdr>
          <w:top w:val="single" w:sz="4" w:space="6" w:color="2E5496"/>
          <w:bottom w:val="single" w:sz="4" w:space="6" w:color="2E5496"/>
        </w:pBdr>
        <w:bidi w:val="0"/>
        <w:spacing w:before="240" w:after="240"/>
      </w:pPr>
      <w:r>
        <w:rPr>
          <w:b/>
          <w:bCs/>
          <w:i/>
          <w:iCs/>
          <w:color w:val="2E5496"/>
          <w:sz w:val="26"/>
          <w:szCs w:val="26"/>
        </w:rPr>
        <w:t>“It’s not what happens to you, it’s how you respond to what happens.”</w:t>
      </w:r>
    </w:p>
    <w:p w14:paraId="00F2F584" w14:textId="13F3717B" w:rsidR="001F6157" w:rsidRDefault="00000000" w:rsidP="00F46A19">
      <w:pPr>
        <w:bidi w:val="0"/>
        <w:spacing w:after="200"/>
      </w:pPr>
      <w:r>
        <w:t>Her words hit him like lightning.</w:t>
      </w:r>
      <w:ins w:id="176" w:author="רות רות" w:date="2026-03-11T19:56:00Z" w16du:dateUtc="2026-03-11T17:56:00Z">
        <w:r w:rsidR="003512C6">
          <w:t xml:space="preserve"> </w:t>
        </w:r>
      </w:ins>
      <w:del w:id="177" w:author="רות רות" w:date="2026-03-11T19:56:00Z" w16du:dateUtc="2026-03-11T17:56:00Z">
        <w:r w:rsidDel="003512C6">
          <w:delText xml:space="preserve"> </w:delText>
        </w:r>
      </w:del>
      <w:ins w:id="178" w:author="רות רות" w:date="2026-03-11T19:56:00Z" w16du:dateUtc="2026-03-11T17:56:00Z">
        <w:r w:rsidR="003512C6">
          <w:t>A</w:t>
        </w:r>
      </w:ins>
      <w:del w:id="179" w:author="רות רות" w:date="2026-03-11T19:56:00Z" w16du:dateUtc="2026-03-11T17:56:00Z">
        <w:r w:rsidDel="003512C6">
          <w:delText>I</w:delText>
        </w:r>
      </w:del>
      <w:ins w:id="180" w:author="רות רות" w:date="2026-03-11T19:56:00Z" w16du:dateUtc="2026-03-11T17:56:00Z">
        <w:r w:rsidR="003512C6">
          <w:t>t</w:t>
        </w:r>
      </w:ins>
      <w:del w:id="181" w:author="רות רות" w:date="2026-03-11T19:56:00Z" w16du:dateUtc="2026-03-11T17:56:00Z">
        <w:r w:rsidDel="003512C6">
          <w:delText>n</w:delText>
        </w:r>
      </w:del>
      <w:r>
        <w:t xml:space="preserve"> that moment he remembered that the very fire that had nearly taken his life</w:t>
      </w:r>
      <w:ins w:id="182" w:author="רות רות" w:date="2026-03-11T19:58:00Z" w16du:dateUtc="2026-03-11T17:58:00Z">
        <w:r w:rsidR="003512C6">
          <w:t>,</w:t>
        </w:r>
      </w:ins>
      <w:r>
        <w:t xml:space="preserve"> was also </w:t>
      </w:r>
      <w:ins w:id="183" w:author="רות רות" w:date="2026-03-11T19:58:00Z" w16du:dateUtc="2026-03-11T17:58:00Z">
        <w:r w:rsidR="003512C6">
          <w:t xml:space="preserve">the one that </w:t>
        </w:r>
      </w:ins>
      <w:del w:id="184" w:author="רות רות" w:date="2026-03-11T19:58:00Z" w16du:dateUtc="2026-03-11T17:58:00Z">
        <w:r w:rsidDel="003512C6">
          <w:delText xml:space="preserve">what </w:delText>
        </w:r>
      </w:del>
      <w:r>
        <w:t xml:space="preserve">had allowed him to grow and change in ways he had never imagined. He told himself: </w:t>
      </w:r>
      <w:ins w:id="185" w:author="רות רות" w:date="2026-03-11T19:59:00Z" w16du:dateUtc="2026-03-11T17:59:00Z">
        <w:r w:rsidR="003512C6">
          <w:rPr>
            <w:i/>
            <w:iCs/>
          </w:rPr>
          <w:t>"</w:t>
        </w:r>
      </w:ins>
      <w:r>
        <w:rPr>
          <w:i/>
          <w:iCs/>
        </w:rPr>
        <w:t>You can choose how to respond to the hardships in your life</w:t>
      </w:r>
      <w:ins w:id="186" w:author="רות רות" w:date="2026-03-11T19:59:00Z" w16du:dateUtc="2026-03-11T17:59:00Z">
        <w:r w:rsidR="003512C6">
          <w:t>",</w:t>
        </w:r>
      </w:ins>
      <w:del w:id="187" w:author="רות רות" w:date="2026-03-11T19:59:00Z" w16du:dateUtc="2026-03-11T17:59:00Z">
        <w:r w:rsidDel="003512C6">
          <w:delText xml:space="preserve"> </w:delText>
        </w:r>
      </w:del>
      <w:del w:id="188" w:author="רות רות" w:date="2026-03-11T14:18:00Z" w16du:dateUtc="2026-03-11T12:18:00Z">
        <w:r w:rsidDel="002B0A30">
          <w:delText>—</w:delText>
        </w:r>
      </w:del>
      <w:r>
        <w:t xml:space="preserve"> took a deep breath, and decided that once again he would see </w:t>
      </w:r>
      <w:ins w:id="189" w:author="רות רות" w:date="2026-03-11T21:17:00Z" w16du:dateUtc="2026-03-11T19:17:00Z">
        <w:r w:rsidR="0055244A" w:rsidRPr="0055244A">
          <w:t>the hand he had been dealt</w:t>
        </w:r>
        <w:r w:rsidR="0055244A">
          <w:t xml:space="preserve"> </w:t>
        </w:r>
      </w:ins>
      <w:del w:id="190" w:author="רות רות" w:date="2026-03-11T21:17:00Z" w16du:dateUtc="2026-03-11T19:17:00Z">
        <w:r w:rsidDel="0055244A">
          <w:delText xml:space="preserve">the blow that had fallen on him </w:delText>
        </w:r>
      </w:del>
      <w:r>
        <w:t>as an opportunity for growth.</w:t>
      </w:r>
    </w:p>
    <w:p w14:paraId="3460F7EA" w14:textId="77777777" w:rsidR="00892A9D" w:rsidRDefault="00000000" w:rsidP="00F46A19">
      <w:pPr>
        <w:bidi w:val="0"/>
        <w:spacing w:after="200"/>
        <w:rPr>
          <w:ins w:id="191" w:author="רות רות" w:date="2026-03-11T21:31:00Z" w16du:dateUtc="2026-03-11T19:31:00Z"/>
        </w:rPr>
      </w:pPr>
      <w:r>
        <w:t xml:space="preserve">Mitchell began running his business from his hospital bed. He later learned to maneuver his wheelchair with skill </w:t>
      </w:r>
      <w:del w:id="192" w:author="רות רות" w:date="2026-03-11T14:18:00Z" w16du:dateUtc="2026-03-11T12:18:00Z">
        <w:r w:rsidDel="002B0A30">
          <w:delText>—</w:delText>
        </w:r>
      </w:del>
      <w:ins w:id="193" w:author="רות רות" w:date="2026-03-11T14:18:00Z" w16du:dateUtc="2026-03-11T12:18:00Z">
        <w:r w:rsidR="002B0A30">
          <w:t>–</w:t>
        </w:r>
      </w:ins>
      <w:r>
        <w:t xml:space="preserve"> moving to the </w:t>
      </w:r>
      <w:del w:id="194" w:author="רות רות" w:date="2026-03-11T21:27:00Z" w16du:dateUtc="2026-03-11T19:27:00Z">
        <w:r w:rsidDel="0064482A">
          <w:delText>bathroom</w:delText>
        </w:r>
      </w:del>
      <w:ins w:id="195" w:author="רות רות" w:date="2026-03-11T21:27:00Z" w16du:dateUtc="2026-03-11T19:27:00Z">
        <w:r w:rsidR="0064482A">
          <w:t>bath</w:t>
        </w:r>
        <w:r w:rsidR="0064482A">
          <w:t>tub</w:t>
        </w:r>
      </w:ins>
      <w:r>
        <w:t>, navigating streets, supermarkets, airport</w:t>
      </w:r>
      <w:ins w:id="196" w:author="רות רות" w:date="2026-03-11T21:28:00Z" w16du:dateUtc="2026-03-11T19:28:00Z">
        <w:r w:rsidR="00176D4A">
          <w:t>s</w:t>
        </w:r>
      </w:ins>
      <w:del w:id="197" w:author="רות רות" w:date="2026-03-11T21:28:00Z" w16du:dateUtc="2026-03-11T19:28:00Z">
        <w:r w:rsidDel="00176D4A">
          <w:delText>s</w:delText>
        </w:r>
      </w:del>
      <w:r>
        <w:t xml:space="preserve">, and the campus of the University of Colorado, </w:t>
      </w:r>
      <w:ins w:id="198" w:author="רות רות" w:date="2026-03-11T21:30:00Z" w16du:dateUtc="2026-03-11T19:30:00Z">
        <w:r w:rsidR="00176D4A" w:rsidRPr="00176D4A">
          <w:t>where he spent long hours studying and completed an MBA</w:t>
        </w:r>
      </w:ins>
      <w:del w:id="199" w:author="רות רות" w:date="2026-03-11T21:30:00Z" w16du:dateUtc="2026-03-11T19:30:00Z">
        <w:r w:rsidDel="00176D4A">
          <w:delText>where he invested long hours of study and completed an MBA</w:delText>
        </w:r>
      </w:del>
      <w:r>
        <w:t>.</w:t>
      </w:r>
    </w:p>
    <w:p w14:paraId="03C177CA" w14:textId="7CDC5F82" w:rsidR="001F6157" w:rsidRDefault="00000000" w:rsidP="00892A9D">
      <w:pPr>
        <w:bidi w:val="0"/>
        <w:spacing w:after="200"/>
      </w:pPr>
      <w:del w:id="200" w:author="רות רות" w:date="2026-03-11T21:31:00Z" w16du:dateUtc="2026-03-11T19:31:00Z">
        <w:r w:rsidDel="00892A9D">
          <w:delText xml:space="preserve"> </w:delText>
        </w:r>
      </w:del>
      <w:r>
        <w:t xml:space="preserve">His determination, courage, and financial success </w:t>
      </w:r>
      <w:del w:id="201" w:author="רות רות" w:date="2026-03-11T14:18:00Z" w16du:dateUtc="2026-03-11T12:18:00Z">
        <w:r w:rsidDel="002B0A30">
          <w:delText>—</w:delText>
        </w:r>
      </w:del>
      <w:ins w:id="202" w:author="רות רות" w:date="2026-03-11T14:18:00Z" w16du:dateUtc="2026-03-11T12:18:00Z">
        <w:r w:rsidR="002B0A30">
          <w:t>–</w:t>
        </w:r>
      </w:ins>
      <w:r>
        <w:t xml:space="preserve"> which made him a millionaire </w:t>
      </w:r>
      <w:del w:id="203" w:author="רות רות" w:date="2026-03-11T14:18:00Z" w16du:dateUtc="2026-03-11T12:18:00Z">
        <w:r w:rsidDel="002B0A30">
          <w:delText>—</w:delText>
        </w:r>
      </w:del>
      <w:ins w:id="204" w:author="רות רות" w:date="2026-03-11T14:18:00Z" w16du:dateUtc="2026-03-11T12:18:00Z">
        <w:r w:rsidR="002B0A30">
          <w:t>–</w:t>
        </w:r>
      </w:ins>
      <w:r>
        <w:t xml:space="preserve"> led him in 1977 to be elected mayor of Crested Butte, Colorado</w:t>
      </w:r>
      <w:ins w:id="205" w:author="רות רות" w:date="2026-03-11T21:31:00Z" w16du:dateUtc="2026-03-11T19:31:00Z">
        <w:r w:rsidR="00DC62AC">
          <w:t>, the town he lived in</w:t>
        </w:r>
      </w:ins>
      <w:r>
        <w:t xml:space="preserve">. But more than anything, Mitchell felt he was fulfilling his purpose when he stood on stage and lectured to </w:t>
      </w:r>
      <w:ins w:id="206" w:author="רות רות" w:date="2026-03-11T21:36:00Z" w16du:dateUtc="2026-03-11T19:36:00Z">
        <w:r w:rsidR="00DC62AC">
          <w:t xml:space="preserve">struggling </w:t>
        </w:r>
      </w:ins>
      <w:r>
        <w:t xml:space="preserve">adults and </w:t>
      </w:r>
      <w:del w:id="207" w:author="רות רות" w:date="2026-03-11T21:36:00Z" w16du:dateUtc="2026-03-11T19:36:00Z">
        <w:r w:rsidDel="00DC62AC">
          <w:delText xml:space="preserve">struggling </w:delText>
        </w:r>
      </w:del>
      <w:r>
        <w:t>youth across the United States, spreading messages of hope, strength, and courage.</w:t>
      </w:r>
    </w:p>
    <w:p w14:paraId="301D21A7" w14:textId="77777777" w:rsidR="001F6157" w:rsidRDefault="00000000" w:rsidP="00F46A19">
      <w:pPr>
        <w:bidi w:val="0"/>
        <w:spacing w:after="200"/>
      </w:pPr>
      <w:r>
        <w:t>In his talks he also shares the story of Eddie Jaku, a Holocaust survivor whose entire family was murdered in the camps. Jaku himself survived the horror of the camps and death marches, and for many years lived in bitterness and anger. But after meeting his wife, marrying, and having his first child, his heart opened again.</w:t>
      </w:r>
    </w:p>
    <w:p w14:paraId="68A0DB84" w14:textId="7BEB2E95" w:rsidR="001F6157" w:rsidRDefault="00000000" w:rsidP="00F46A19">
      <w:pPr>
        <w:bidi w:val="0"/>
        <w:spacing w:after="200"/>
      </w:pPr>
      <w:r>
        <w:t>“I promised myself that from that day on I would be happy and smile always, be kind and help others</w:t>
      </w:r>
      <w:del w:id="208" w:author="רות רות" w:date="2026-03-11T21:41:00Z" w16du:dateUtc="2026-03-11T19:41:00Z">
        <w:r w:rsidDel="00F620E3">
          <w:delText>,</w:delText>
        </w:r>
      </w:del>
      <w:r>
        <w:t>”</w:t>
      </w:r>
      <w:ins w:id="209" w:author="רות רות" w:date="2026-03-11T21:41:00Z" w16du:dateUtc="2026-03-11T19:41:00Z">
        <w:r w:rsidR="00F620E3">
          <w:t>,</w:t>
        </w:r>
      </w:ins>
      <w:r>
        <w:t xml:space="preserve"> he said in a moving TEDx talk. “Happiness doesn’t fall on you from the sky </w:t>
      </w:r>
      <w:del w:id="210" w:author="רות רות" w:date="2026-03-11T14:18:00Z" w16du:dateUtc="2026-03-11T12:18:00Z">
        <w:r w:rsidDel="002B0A30">
          <w:delText>—</w:delText>
        </w:r>
      </w:del>
      <w:ins w:id="211" w:author="רות רות" w:date="2026-03-11T14:18:00Z" w16du:dateUtc="2026-03-11T12:18:00Z">
        <w:r w:rsidR="002B0A30">
          <w:t>–</w:t>
        </w:r>
      </w:ins>
      <w:r>
        <w:t xml:space="preserve"> it is your responsibility. Happiness brings health to body and soul.”</w:t>
      </w:r>
    </w:p>
    <w:p w14:paraId="7E123B51" w14:textId="11372FE0" w:rsidR="001F6157" w:rsidRDefault="00000000" w:rsidP="00F46A19">
      <w:pPr>
        <w:bidi w:val="0"/>
        <w:spacing w:after="200"/>
      </w:pPr>
      <w:r>
        <w:t xml:space="preserve">Recalling every time he had faced death, Jaku was filled with gratitude for the life he had been given. “I no longer hate anyone,” he said. “Hatred is a disease </w:t>
      </w:r>
      <w:del w:id="212" w:author="רות רות" w:date="2026-03-11T14:18:00Z" w16du:dateUtc="2026-03-11T12:18:00Z">
        <w:r w:rsidDel="002B0A30">
          <w:delText>—</w:delText>
        </w:r>
      </w:del>
      <w:ins w:id="213" w:author="רות רות" w:date="2026-03-11T14:18:00Z" w16du:dateUtc="2026-03-11T12:18:00Z">
        <w:r w:rsidR="002B0A30">
          <w:t>–</w:t>
        </w:r>
      </w:ins>
      <w:r>
        <w:t xml:space="preserve"> it may destroy your enemy, but along the way it destroys you too.” At age 99, a year before his death, he published a book about his life carrying an inspiring message of joy and hope.</w:t>
      </w:r>
    </w:p>
    <w:p w14:paraId="1C7A8B36" w14:textId="033149D3" w:rsidR="001F6157" w:rsidRDefault="00000000" w:rsidP="00F46A19">
      <w:pPr>
        <w:bidi w:val="0"/>
        <w:spacing w:after="200"/>
      </w:pPr>
      <w:r>
        <w:t xml:space="preserve">Mitchell tells his audiences that </w:t>
      </w:r>
      <w:ins w:id="214" w:author="רות רות" w:date="2026-03-11T21:44:00Z" w16du:dateUtc="2026-03-11T19:44:00Z">
        <w:r w:rsidR="00744E7A">
          <w:t xml:space="preserve">although </w:t>
        </w:r>
      </w:ins>
      <w:r>
        <w:t xml:space="preserve">Eddie Jaku is an extraordinary person </w:t>
      </w:r>
      <w:del w:id="215" w:author="רות רות" w:date="2026-03-11T14:18:00Z" w16du:dateUtc="2026-03-11T12:18:00Z">
        <w:r w:rsidDel="002B0A30">
          <w:delText>—</w:delText>
        </w:r>
      </w:del>
      <w:ins w:id="216" w:author="רות רות" w:date="2026-03-11T14:18:00Z" w16du:dateUtc="2026-03-11T12:18:00Z">
        <w:r w:rsidR="002B0A30">
          <w:t>–</w:t>
        </w:r>
      </w:ins>
      <w:r>
        <w:t xml:space="preserve"> but also an ordinary person, just like them. “Neither Jaku nor I have superpowers,” he says. “We simply chose to do what was right </w:t>
      </w:r>
      <w:del w:id="217" w:author="רות רות" w:date="2026-03-11T14:18:00Z" w16du:dateUtc="2026-03-11T12:18:00Z">
        <w:r w:rsidDel="002B0A30">
          <w:delText>—</w:delText>
        </w:r>
      </w:del>
      <w:ins w:id="218" w:author="רות רות" w:date="2026-03-11T14:18:00Z" w16du:dateUtc="2026-03-11T12:18:00Z">
        <w:r w:rsidR="002B0A30">
          <w:t>–</w:t>
        </w:r>
      </w:ins>
      <w:r>
        <w:t xml:space="preserve"> and so can you.”</w:t>
      </w:r>
    </w:p>
    <w:p w14:paraId="243B68F7" w14:textId="54C382B1" w:rsidR="001F6157" w:rsidRDefault="000054CC" w:rsidP="00F46A19">
      <w:pPr>
        <w:bidi w:val="0"/>
        <w:spacing w:after="600"/>
      </w:pPr>
      <w:ins w:id="219" w:author="רות רות" w:date="2026-03-11T21:47:00Z" w16du:dateUtc="2026-03-11T19:47:00Z">
        <w:r>
          <w:lastRenderedPageBreak/>
          <w:t>F</w:t>
        </w:r>
      </w:ins>
      <w:del w:id="220" w:author="רות רות" w:date="2026-03-11T21:47:00Z" w16du:dateUtc="2026-03-11T19:47:00Z">
        <w:r w:rsidR="00000000" w:rsidDel="000054CC">
          <w:delText>A</w:delText>
        </w:r>
      </w:del>
      <w:del w:id="221" w:author="רות רות" w:date="2026-03-11T21:46:00Z" w16du:dateUtc="2026-03-11T19:46:00Z">
        <w:r w:rsidR="00000000" w:rsidDel="000054CC">
          <w:delText xml:space="preserve">nd </w:delText>
        </w:r>
      </w:del>
      <w:del w:id="222" w:author="רות רות" w:date="2026-03-11T21:45:00Z" w16du:dateUtc="2026-03-11T19:45:00Z">
        <w:r w:rsidR="00000000" w:rsidDel="00744E7A">
          <w:delText>finally</w:delText>
        </w:r>
      </w:del>
      <w:ins w:id="223" w:author="רות רות" w:date="2026-03-11T21:45:00Z" w16du:dateUtc="2026-03-11T19:45:00Z">
        <w:r w:rsidR="00744E7A">
          <w:t>inally,</w:t>
        </w:r>
      </w:ins>
      <w:r w:rsidR="00000000">
        <w:t xml:space="preserve"> he adds: “Your life is what you decide it will be. It is your ship </w:t>
      </w:r>
      <w:del w:id="224" w:author="רות רות" w:date="2026-03-11T14:18:00Z" w16du:dateUtc="2026-03-11T12:18:00Z">
        <w:r w:rsidR="00000000" w:rsidDel="002B0A30">
          <w:delText>—</w:delText>
        </w:r>
      </w:del>
      <w:ins w:id="225" w:author="רות רות" w:date="2026-03-11T14:18:00Z" w16du:dateUtc="2026-03-11T12:18:00Z">
        <w:r w:rsidR="002B0A30">
          <w:t>–</w:t>
        </w:r>
      </w:ins>
      <w:r w:rsidR="00000000">
        <w:t xml:space="preserve"> and you decide when it sails and when it sinks. It all begins in your mind and spreads outward into the world. Change what happens in your head </w:t>
      </w:r>
      <w:del w:id="226" w:author="רות רות" w:date="2026-03-11T14:18:00Z" w16du:dateUtc="2026-03-11T12:18:00Z">
        <w:r w:rsidR="00000000" w:rsidDel="002B0A30">
          <w:delText>—</w:delText>
        </w:r>
      </w:del>
      <w:ins w:id="227" w:author="רות רות" w:date="2026-03-11T14:18:00Z" w16du:dateUtc="2026-03-11T12:18:00Z">
        <w:r w:rsidR="002B0A30">
          <w:t>–</w:t>
        </w:r>
      </w:ins>
      <w:r w:rsidR="00000000">
        <w:t xml:space="preserve"> and the world outside will change with it.”</w:t>
      </w:r>
    </w:p>
    <w:p w14:paraId="1636971C" w14:textId="77777777" w:rsidR="001F6157" w:rsidRDefault="001F6157" w:rsidP="00F46A19">
      <w:pPr>
        <w:pBdr>
          <w:bottom w:val="single" w:sz="6" w:space="1" w:color="CCCCCC"/>
        </w:pBdr>
        <w:bidi w:val="0"/>
        <w:spacing w:after="300"/>
      </w:pPr>
    </w:p>
    <w:p w14:paraId="474FDCAC" w14:textId="77777777" w:rsidR="001F6157" w:rsidRDefault="00000000" w:rsidP="00F46A19">
      <w:pPr>
        <w:bidi w:val="0"/>
        <w:spacing w:after="160"/>
      </w:pPr>
      <w:r>
        <w:rPr>
          <w:b/>
          <w:bCs/>
          <w:color w:val="444444"/>
          <w:sz w:val="20"/>
          <w:szCs w:val="20"/>
        </w:rPr>
        <w:t>References</w:t>
      </w:r>
    </w:p>
    <w:p w14:paraId="5DD1819B" w14:textId="1CF3DC4A" w:rsidR="001F6157" w:rsidRDefault="00000000" w:rsidP="00F46A19">
      <w:pPr>
        <w:bidi w:val="0"/>
        <w:spacing w:after="80"/>
      </w:pPr>
      <w:r>
        <w:rPr>
          <w:color w:val="666666"/>
          <w:sz w:val="18"/>
          <w:szCs w:val="18"/>
        </w:rPr>
        <w:t>1. W. Mitchell, “It’s Not What Happens to You</w:t>
      </w:r>
      <w:del w:id="228" w:author="רות רות" w:date="2026-03-11T21:48:00Z" w16du:dateUtc="2026-03-11T19:48:00Z">
        <w:r w:rsidDel="0053787B">
          <w:rPr>
            <w:color w:val="666666"/>
            <w:sz w:val="18"/>
            <w:szCs w:val="18"/>
          </w:rPr>
          <w:delText>,</w:delText>
        </w:r>
      </w:del>
      <w:r>
        <w:rPr>
          <w:color w:val="666666"/>
          <w:sz w:val="18"/>
          <w:szCs w:val="18"/>
        </w:rPr>
        <w:t>”</w:t>
      </w:r>
      <w:ins w:id="229" w:author="רות רות" w:date="2026-03-11T21:48:00Z" w16du:dateUtc="2026-03-11T19:48:00Z">
        <w:r w:rsidR="0053787B">
          <w:rPr>
            <w:color w:val="666666"/>
            <w:sz w:val="18"/>
            <w:szCs w:val="18"/>
          </w:rPr>
          <w:t>,</w:t>
        </w:r>
      </w:ins>
      <w:r>
        <w:rPr>
          <w:color w:val="666666"/>
          <w:sz w:val="18"/>
          <w:szCs w:val="18"/>
        </w:rPr>
        <w:t xml:space="preserve"> 1997</w:t>
      </w:r>
    </w:p>
    <w:p w14:paraId="49661051" w14:textId="02578696" w:rsidR="001F6157" w:rsidRDefault="00000000" w:rsidP="00F46A19">
      <w:pPr>
        <w:bidi w:val="0"/>
        <w:spacing w:after="80"/>
      </w:pPr>
      <w:r>
        <w:rPr>
          <w:color w:val="666666"/>
          <w:sz w:val="18"/>
          <w:szCs w:val="18"/>
        </w:rPr>
        <w:t>2. The Ride and Tie Association, “Do the Hard Things, interview with Ken Campbell</w:t>
      </w:r>
      <w:del w:id="230" w:author="רות רות" w:date="2026-03-11T21:48:00Z" w16du:dateUtc="2026-03-11T19:48:00Z">
        <w:r w:rsidDel="00935643">
          <w:rPr>
            <w:color w:val="666666"/>
            <w:sz w:val="18"/>
            <w:szCs w:val="18"/>
          </w:rPr>
          <w:delText>,</w:delText>
        </w:r>
      </w:del>
      <w:r>
        <w:rPr>
          <w:color w:val="666666"/>
          <w:sz w:val="18"/>
          <w:szCs w:val="18"/>
        </w:rPr>
        <w:t>”</w:t>
      </w:r>
      <w:ins w:id="231" w:author="רות רות" w:date="2026-03-11T21:48:00Z" w16du:dateUtc="2026-03-11T19:48:00Z">
        <w:r w:rsidR="00935643">
          <w:rPr>
            <w:color w:val="666666"/>
            <w:sz w:val="18"/>
            <w:szCs w:val="18"/>
          </w:rPr>
          <w:t>,</w:t>
        </w:r>
      </w:ins>
      <w:r>
        <w:rPr>
          <w:color w:val="666666"/>
          <w:sz w:val="18"/>
          <w:szCs w:val="18"/>
        </w:rPr>
        <w:t xml:space="preserve"> YouTube, October 2024</w:t>
      </w:r>
    </w:p>
    <w:p w14:paraId="6B8CDAAD" w14:textId="5B947AB8" w:rsidR="001F6157" w:rsidRDefault="00000000" w:rsidP="00F46A19">
      <w:pPr>
        <w:bidi w:val="0"/>
        <w:spacing w:after="80"/>
      </w:pPr>
      <w:r>
        <w:rPr>
          <w:color w:val="666666"/>
          <w:sz w:val="18"/>
          <w:szCs w:val="18"/>
        </w:rPr>
        <w:t>3. Sean Stephenson, “The Prison of Your Mind</w:t>
      </w:r>
      <w:del w:id="232" w:author="רות רות" w:date="2026-03-11T21:49:00Z" w16du:dateUtc="2026-03-11T19:49:00Z">
        <w:r w:rsidDel="00F71D42">
          <w:rPr>
            <w:color w:val="666666"/>
            <w:sz w:val="18"/>
            <w:szCs w:val="18"/>
          </w:rPr>
          <w:delText>,</w:delText>
        </w:r>
      </w:del>
      <w:r>
        <w:rPr>
          <w:color w:val="666666"/>
          <w:sz w:val="18"/>
          <w:szCs w:val="18"/>
        </w:rPr>
        <w:t>”</w:t>
      </w:r>
      <w:ins w:id="233" w:author="רות רות" w:date="2026-03-11T21:49:00Z" w16du:dateUtc="2026-03-11T19:49:00Z">
        <w:r w:rsidR="00F71D42">
          <w:rPr>
            <w:color w:val="666666"/>
            <w:sz w:val="18"/>
            <w:szCs w:val="18"/>
          </w:rPr>
          <w:t>,</w:t>
        </w:r>
      </w:ins>
      <w:r>
        <w:rPr>
          <w:color w:val="666666"/>
          <w:sz w:val="18"/>
          <w:szCs w:val="18"/>
        </w:rPr>
        <w:t xml:space="preserve"> TEDx Talks</w:t>
      </w:r>
    </w:p>
    <w:p w14:paraId="15AE043B" w14:textId="77777777" w:rsidR="001F6157" w:rsidRDefault="00000000" w:rsidP="00F46A19">
      <w:pPr>
        <w:bidi w:val="0"/>
        <w:spacing w:after="80"/>
      </w:pPr>
      <w:r>
        <w:rPr>
          <w:color w:val="666666"/>
          <w:sz w:val="18"/>
          <w:szCs w:val="18"/>
        </w:rPr>
        <w:t>4. Jaku, “A Holocaust Survivor’s Blueprint for Happiness,” TEDx, May 2019</w:t>
      </w:r>
    </w:p>
    <w:p w14:paraId="4FE4F5C4" w14:textId="0C934014" w:rsidR="001F6157" w:rsidRDefault="00000000" w:rsidP="00F46A19">
      <w:pPr>
        <w:bidi w:val="0"/>
        <w:spacing w:after="80"/>
      </w:pPr>
      <w:r>
        <w:rPr>
          <w:color w:val="666666"/>
          <w:sz w:val="18"/>
          <w:szCs w:val="18"/>
        </w:rPr>
        <w:t>5. Eddie Jaku, “The Happiest Man on Earth</w:t>
      </w:r>
      <w:del w:id="234" w:author="רות רות" w:date="2026-03-11T21:49:00Z" w16du:dateUtc="2026-03-11T19:49:00Z">
        <w:r w:rsidDel="00F71D42">
          <w:rPr>
            <w:color w:val="666666"/>
            <w:sz w:val="18"/>
            <w:szCs w:val="18"/>
          </w:rPr>
          <w:delText>,</w:delText>
        </w:r>
      </w:del>
      <w:r>
        <w:rPr>
          <w:color w:val="666666"/>
          <w:sz w:val="18"/>
          <w:szCs w:val="18"/>
        </w:rPr>
        <w:t>”</w:t>
      </w:r>
      <w:ins w:id="235" w:author="רות רות" w:date="2026-03-11T21:49:00Z" w16du:dateUtc="2026-03-11T19:49:00Z">
        <w:r w:rsidR="00F71D42">
          <w:rPr>
            <w:color w:val="666666"/>
            <w:sz w:val="18"/>
            <w:szCs w:val="18"/>
          </w:rPr>
          <w:t>,</w:t>
        </w:r>
      </w:ins>
      <w:r>
        <w:rPr>
          <w:color w:val="666666"/>
          <w:sz w:val="18"/>
          <w:szCs w:val="18"/>
        </w:rPr>
        <w:t xml:space="preserve"> T</w:t>
      </w:r>
      <w:del w:id="236" w:author="רות רות" w:date="2026-03-11T21:51:00Z" w16du:dateUtc="2026-03-11T19:51:00Z">
        <w:r w:rsidDel="00157722">
          <w:rPr>
            <w:color w:val="666666"/>
            <w:sz w:val="18"/>
            <w:szCs w:val="18"/>
          </w:rPr>
          <w:delText>e</w:delText>
        </w:r>
      </w:del>
      <w:r>
        <w:rPr>
          <w:color w:val="666666"/>
          <w:sz w:val="18"/>
          <w:szCs w:val="18"/>
        </w:rPr>
        <w:t>chelet, 2021</w:t>
      </w:r>
    </w:p>
    <w:sectPr w:rsidR="001F6157">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רות רות" w:date="2026-03-07T18:52:00Z" w:initials="רר">
    <w:p w14:paraId="2C017968" w14:textId="77777777" w:rsidR="007C65C6" w:rsidRDefault="006877A8" w:rsidP="007C65C6">
      <w:pPr>
        <w:pStyle w:val="CommentText"/>
        <w:bidi w:val="0"/>
      </w:pPr>
      <w:r>
        <w:rPr>
          <w:rStyle w:val="CommentReference"/>
        </w:rPr>
        <w:annotationRef/>
      </w:r>
      <w:r w:rsidR="007C65C6">
        <w:t>Author's intent not clear, even in Hebrew. Could mean</w:t>
      </w:r>
      <w:r w:rsidR="007C65C6">
        <w:rPr>
          <w:rtl/>
        </w:rPr>
        <w:t>:</w:t>
      </w:r>
    </w:p>
    <w:p w14:paraId="4F9B5D20" w14:textId="1B3BB871" w:rsidR="007C65C6" w:rsidRDefault="007C65C6" w:rsidP="007C65C6">
      <w:pPr>
        <w:pStyle w:val="CommentText"/>
        <w:bidi w:val="0"/>
      </w:pPr>
      <w:r w:rsidRPr="007C65C6">
        <w:rPr>
          <w:b/>
          <w:bCs/>
        </w:rPr>
        <w:t>the course of his life</w:t>
      </w:r>
      <w:r>
        <w:t xml:space="preserve"> - suggests trajectory, direction, future plans</w:t>
      </w:r>
      <w:r>
        <w:rPr>
          <w:rtl/>
        </w:rPr>
        <w:t>.</w:t>
      </w:r>
    </w:p>
    <w:p w14:paraId="49975B39" w14:textId="2AFD4600" w:rsidR="006877A8" w:rsidRDefault="007C65C6" w:rsidP="0084745E">
      <w:pPr>
        <w:pStyle w:val="CommentText"/>
        <w:bidi w:val="0"/>
        <w:rPr>
          <w:rtl/>
        </w:rPr>
      </w:pPr>
      <w:r w:rsidRPr="007C65C6">
        <w:rPr>
          <w:b/>
          <w:bCs/>
        </w:rPr>
        <w:t xml:space="preserve">his way of life - </w:t>
      </w:r>
      <w:r>
        <w:t>suggests lifestyle, daily habits, how he lived, routines</w:t>
      </w:r>
      <w:r>
        <w:rPr>
          <w:rtl/>
        </w:rPr>
        <w:t>.</w:t>
      </w:r>
      <w:r w:rsidR="0084745E">
        <w:rPr>
          <w:rtl/>
        </w:rPr>
        <w:br/>
      </w:r>
      <w:r w:rsidR="0084745E">
        <w:rPr>
          <w:rFonts w:hint="cs"/>
          <w:rtl/>
        </w:rPr>
        <w:t>בעברית הייתי משנה לאורח חייו</w:t>
      </w:r>
    </w:p>
  </w:comment>
  <w:comment w:id="51" w:author="רות רות" w:date="2026-03-11T18:09:00Z" w:initials="רר">
    <w:p w14:paraId="5F476F6F" w14:textId="3EEAF62D" w:rsidR="00093690" w:rsidRDefault="00093690">
      <w:pPr>
        <w:pStyle w:val="CommentText"/>
        <w:rPr>
          <w:rFonts w:hint="cs"/>
          <w:rtl/>
        </w:rPr>
      </w:pPr>
      <w:r>
        <w:rPr>
          <w:rStyle w:val="CommentReference"/>
        </w:rPr>
        <w:annotationRef/>
      </w:r>
      <w:r>
        <w:rPr>
          <w:rFonts w:hint="cs"/>
          <w:rtl/>
        </w:rPr>
        <w:t>מניסיונ</w:t>
      </w:r>
      <w:r>
        <w:rPr>
          <w:rFonts w:hint="eastAsia"/>
          <w:rtl/>
        </w:rPr>
        <w:t>י</w:t>
      </w:r>
      <w:r>
        <w:rPr>
          <w:rFonts w:hint="cs"/>
          <w:rtl/>
        </w:rPr>
        <w:t xml:space="preserve"> מדריכות כושר קרבי הן נעימות אולי הכוונה לסמל וספציפית סמל טירונות -</w:t>
      </w:r>
      <w:r>
        <w:t xml:space="preserve">drill sergeant </w:t>
      </w:r>
      <w:r>
        <w:rPr>
          <w:rFonts w:hint="cs"/>
          <w:rtl/>
        </w:rPr>
        <w:t>.</w:t>
      </w:r>
    </w:p>
  </w:comment>
  <w:comment w:id="62" w:author="רות רות" w:date="2026-03-11T15:01:00Z" w:initials="רר">
    <w:p w14:paraId="701BE450" w14:textId="13D513D3" w:rsidR="006C4EE0" w:rsidRDefault="006C4EE0">
      <w:pPr>
        <w:pStyle w:val="CommentText"/>
        <w:rPr>
          <w:rFonts w:hint="cs"/>
          <w:rtl/>
        </w:rPr>
      </w:pPr>
      <w:r>
        <w:rPr>
          <w:rFonts w:hint="cs"/>
          <w:rtl/>
        </w:rPr>
        <w:t xml:space="preserve">במאמר המקורי מצוין </w:t>
      </w:r>
      <w:r>
        <w:rPr>
          <w:rStyle w:val="CommentReference"/>
        </w:rPr>
        <w:annotationRef/>
      </w:r>
      <w:r>
        <w:rPr>
          <w:rFonts w:hint="cs"/>
          <w:rtl/>
        </w:rPr>
        <w:t xml:space="preserve">השם קמפבל ולא מיטשל </w:t>
      </w:r>
      <w:r w:rsidRPr="006C4EE0">
        <w:rPr>
          <w:rFonts w:hint="cs"/>
          <w:i/>
          <w:iCs/>
          <w:rtl/>
        </w:rPr>
        <w:t>"</w:t>
      </w:r>
      <w:r w:rsidRPr="006C4EE0">
        <w:rPr>
          <w:i/>
          <w:iCs/>
          <w:rtl/>
        </w:rPr>
        <w:t>המעבר של קמפבל לחיים</w:t>
      </w:r>
      <w:r w:rsidRPr="006C4EE0">
        <w:rPr>
          <w:rFonts w:hint="cs"/>
          <w:i/>
          <w:iCs/>
          <w:rtl/>
        </w:rPr>
        <w:t>"</w:t>
      </w:r>
    </w:p>
  </w:comment>
  <w:comment w:id="75" w:author="רות רות" w:date="2026-03-11T15:22:00Z" w:initials="רר">
    <w:p w14:paraId="4A489B56" w14:textId="1FEAE1D4" w:rsidR="00AB160B" w:rsidRDefault="00AB160B">
      <w:pPr>
        <w:pStyle w:val="CommentText"/>
        <w:rPr>
          <w:rFonts w:hint="cs"/>
          <w:rtl/>
        </w:rPr>
      </w:pPr>
      <w:r>
        <w:rPr>
          <w:rFonts w:hint="cs"/>
          <w:rtl/>
        </w:rPr>
        <w:t xml:space="preserve">בעיניי </w:t>
      </w:r>
      <w:r>
        <w:rPr>
          <w:rStyle w:val="CommentReference"/>
        </w:rPr>
        <w:annotationRef/>
      </w:r>
      <w:r>
        <w:rPr>
          <w:rFonts w:hint="cs"/>
          <w:rtl/>
        </w:rPr>
        <w:t>לא ברור לקורא איך הוא עשה זאת</w:t>
      </w:r>
      <w:r>
        <w:rPr>
          <w:rtl/>
        </w:rPr>
        <w:br/>
      </w:r>
      <w:r>
        <w:rPr>
          <w:rFonts w:hint="cs"/>
          <w:rtl/>
        </w:rPr>
        <w:t>"</w:t>
      </w:r>
      <w:r w:rsidRPr="00AB160B">
        <w:rPr>
          <w:rtl/>
        </w:rPr>
        <w:t>או לאכול לבד באמצעות חיבור גומייה לכף ידו</w:t>
      </w:r>
      <w:r>
        <w:rPr>
          <w:rFonts w:hint="cs"/>
          <w:rtl/>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975B39" w15:done="0"/>
  <w15:commentEx w15:paraId="5F476F6F" w15:done="0"/>
  <w15:commentEx w15:paraId="701BE450" w15:done="0"/>
  <w15:commentEx w15:paraId="4A489B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C59A71" w16cex:dateUtc="2026-03-07T16:52:00Z"/>
  <w16cex:commentExtensible w16cex:durableId="4E6362FD" w16cex:dateUtc="2026-03-11T16:09:00Z"/>
  <w16cex:commentExtensible w16cex:durableId="411AC30F" w16cex:dateUtc="2026-03-11T13:01:00Z"/>
  <w16cex:commentExtensible w16cex:durableId="668A3EEF" w16cex:dateUtc="2026-03-11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975B39" w16cid:durableId="7EC59A71"/>
  <w16cid:commentId w16cid:paraId="5F476F6F" w16cid:durableId="4E6362FD"/>
  <w16cid:commentId w16cid:paraId="701BE450" w16cid:durableId="411AC30F"/>
  <w16cid:commentId w16cid:paraId="4A489B56" w16cid:durableId="668A3E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B6CAC"/>
    <w:multiLevelType w:val="hybridMultilevel"/>
    <w:tmpl w:val="4F68CCF8"/>
    <w:lvl w:ilvl="0" w:tplc="CA560408">
      <w:start w:val="1"/>
      <w:numFmt w:val="bullet"/>
      <w:lvlText w:val="●"/>
      <w:lvlJc w:val="left"/>
      <w:pPr>
        <w:ind w:left="720" w:hanging="360"/>
      </w:pPr>
    </w:lvl>
    <w:lvl w:ilvl="1" w:tplc="2A5203D6">
      <w:start w:val="1"/>
      <w:numFmt w:val="bullet"/>
      <w:lvlText w:val="○"/>
      <w:lvlJc w:val="left"/>
      <w:pPr>
        <w:ind w:left="1440" w:hanging="360"/>
      </w:pPr>
    </w:lvl>
    <w:lvl w:ilvl="2" w:tplc="7638B5D8">
      <w:start w:val="1"/>
      <w:numFmt w:val="bullet"/>
      <w:lvlText w:val="■"/>
      <w:lvlJc w:val="left"/>
      <w:pPr>
        <w:ind w:left="2160" w:hanging="360"/>
      </w:pPr>
    </w:lvl>
    <w:lvl w:ilvl="3" w:tplc="A6661324">
      <w:start w:val="1"/>
      <w:numFmt w:val="bullet"/>
      <w:lvlText w:val="●"/>
      <w:lvlJc w:val="left"/>
      <w:pPr>
        <w:ind w:left="2880" w:hanging="360"/>
      </w:pPr>
    </w:lvl>
    <w:lvl w:ilvl="4" w:tplc="96943CFE">
      <w:start w:val="1"/>
      <w:numFmt w:val="bullet"/>
      <w:lvlText w:val="○"/>
      <w:lvlJc w:val="left"/>
      <w:pPr>
        <w:ind w:left="3600" w:hanging="360"/>
      </w:pPr>
    </w:lvl>
    <w:lvl w:ilvl="5" w:tplc="67D846FA">
      <w:start w:val="1"/>
      <w:numFmt w:val="bullet"/>
      <w:lvlText w:val="■"/>
      <w:lvlJc w:val="left"/>
      <w:pPr>
        <w:ind w:left="4320" w:hanging="360"/>
      </w:pPr>
    </w:lvl>
    <w:lvl w:ilvl="6" w:tplc="40B86258">
      <w:start w:val="1"/>
      <w:numFmt w:val="bullet"/>
      <w:lvlText w:val="●"/>
      <w:lvlJc w:val="left"/>
      <w:pPr>
        <w:ind w:left="5040" w:hanging="360"/>
      </w:pPr>
    </w:lvl>
    <w:lvl w:ilvl="7" w:tplc="4228468C">
      <w:start w:val="1"/>
      <w:numFmt w:val="bullet"/>
      <w:lvlText w:val="●"/>
      <w:lvlJc w:val="left"/>
      <w:pPr>
        <w:ind w:left="5760" w:hanging="360"/>
      </w:pPr>
    </w:lvl>
    <w:lvl w:ilvl="8" w:tplc="FF448A46">
      <w:start w:val="1"/>
      <w:numFmt w:val="bullet"/>
      <w:lvlText w:val="●"/>
      <w:lvlJc w:val="left"/>
      <w:pPr>
        <w:ind w:left="6480" w:hanging="360"/>
      </w:pPr>
    </w:lvl>
  </w:abstractNum>
  <w:num w:numId="1" w16cid:durableId="152235840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רות רות">
    <w15:presenceInfo w15:providerId="Windows Live" w15:userId="ab24bb82bd0414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157"/>
    <w:rsid w:val="00000A82"/>
    <w:rsid w:val="000054CC"/>
    <w:rsid w:val="00026A55"/>
    <w:rsid w:val="00045376"/>
    <w:rsid w:val="00050D87"/>
    <w:rsid w:val="00081D4C"/>
    <w:rsid w:val="00093690"/>
    <w:rsid w:val="000B2D5A"/>
    <w:rsid w:val="000E5334"/>
    <w:rsid w:val="00113D1F"/>
    <w:rsid w:val="001205FB"/>
    <w:rsid w:val="00136924"/>
    <w:rsid w:val="00143FF0"/>
    <w:rsid w:val="00146A7E"/>
    <w:rsid w:val="00157722"/>
    <w:rsid w:val="00176D4A"/>
    <w:rsid w:val="001B6ADD"/>
    <w:rsid w:val="001F6157"/>
    <w:rsid w:val="00222827"/>
    <w:rsid w:val="002323EC"/>
    <w:rsid w:val="00256A54"/>
    <w:rsid w:val="0027204A"/>
    <w:rsid w:val="00290C43"/>
    <w:rsid w:val="002B0A30"/>
    <w:rsid w:val="002C5787"/>
    <w:rsid w:val="002D09C4"/>
    <w:rsid w:val="002D1C9B"/>
    <w:rsid w:val="00327C37"/>
    <w:rsid w:val="003512C6"/>
    <w:rsid w:val="00377F75"/>
    <w:rsid w:val="003A543D"/>
    <w:rsid w:val="003E2732"/>
    <w:rsid w:val="004127AB"/>
    <w:rsid w:val="0042737F"/>
    <w:rsid w:val="004360F8"/>
    <w:rsid w:val="004802B5"/>
    <w:rsid w:val="004A21F2"/>
    <w:rsid w:val="0051592A"/>
    <w:rsid w:val="00534EDC"/>
    <w:rsid w:val="0053787B"/>
    <w:rsid w:val="0055244A"/>
    <w:rsid w:val="00567677"/>
    <w:rsid w:val="00573C65"/>
    <w:rsid w:val="005E1157"/>
    <w:rsid w:val="005E45C7"/>
    <w:rsid w:val="0062278D"/>
    <w:rsid w:val="0064482A"/>
    <w:rsid w:val="006710A9"/>
    <w:rsid w:val="00684E96"/>
    <w:rsid w:val="006877A8"/>
    <w:rsid w:val="006C4EE0"/>
    <w:rsid w:val="00744E7A"/>
    <w:rsid w:val="007C65C6"/>
    <w:rsid w:val="007E7E78"/>
    <w:rsid w:val="008113B2"/>
    <w:rsid w:val="00822562"/>
    <w:rsid w:val="0084745E"/>
    <w:rsid w:val="00865942"/>
    <w:rsid w:val="00887CEE"/>
    <w:rsid w:val="00892A9D"/>
    <w:rsid w:val="008A2266"/>
    <w:rsid w:val="008C6412"/>
    <w:rsid w:val="008E1324"/>
    <w:rsid w:val="008F349F"/>
    <w:rsid w:val="00907D14"/>
    <w:rsid w:val="00935643"/>
    <w:rsid w:val="009A3C2D"/>
    <w:rsid w:val="00A01600"/>
    <w:rsid w:val="00A03DE7"/>
    <w:rsid w:val="00A20971"/>
    <w:rsid w:val="00A71F24"/>
    <w:rsid w:val="00AB160B"/>
    <w:rsid w:val="00B21BBB"/>
    <w:rsid w:val="00B24C21"/>
    <w:rsid w:val="00B61113"/>
    <w:rsid w:val="00B66E1F"/>
    <w:rsid w:val="00B83C02"/>
    <w:rsid w:val="00BE4AEB"/>
    <w:rsid w:val="00C56E28"/>
    <w:rsid w:val="00C6773B"/>
    <w:rsid w:val="00C830E2"/>
    <w:rsid w:val="00C87A84"/>
    <w:rsid w:val="00C87C6A"/>
    <w:rsid w:val="00D22316"/>
    <w:rsid w:val="00D24E00"/>
    <w:rsid w:val="00D35970"/>
    <w:rsid w:val="00D35EF3"/>
    <w:rsid w:val="00D633EC"/>
    <w:rsid w:val="00DA7773"/>
    <w:rsid w:val="00DC62AC"/>
    <w:rsid w:val="00DE0651"/>
    <w:rsid w:val="00EB166F"/>
    <w:rsid w:val="00EB3D12"/>
    <w:rsid w:val="00EE5BFB"/>
    <w:rsid w:val="00F20859"/>
    <w:rsid w:val="00F46A19"/>
    <w:rsid w:val="00F620E3"/>
    <w:rsid w:val="00F62F62"/>
    <w:rsid w:val="00F71D42"/>
    <w:rsid w:val="00F95CE2"/>
    <w:rsid w:val="00FA0BA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7231"/>
  <w15:docId w15:val="{C3357124-9880-4EB7-9CD1-0EB169F3D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320" w:after="160"/>
      <w:outlineLvl w:val="1"/>
    </w:pPr>
    <w:rPr>
      <w:b/>
      <w:bCs/>
      <w:color w:val="2E549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6877A8"/>
    <w:rPr>
      <w:sz w:val="16"/>
      <w:szCs w:val="16"/>
    </w:rPr>
  </w:style>
  <w:style w:type="paragraph" w:styleId="CommentText">
    <w:name w:val="annotation text"/>
    <w:basedOn w:val="Normal"/>
    <w:link w:val="CommentTextChar"/>
    <w:uiPriority w:val="99"/>
    <w:semiHidden/>
    <w:unhideWhenUsed/>
    <w:rsid w:val="006877A8"/>
    <w:rPr>
      <w:sz w:val="20"/>
      <w:szCs w:val="20"/>
    </w:rPr>
  </w:style>
  <w:style w:type="character" w:customStyle="1" w:styleId="CommentTextChar">
    <w:name w:val="Comment Text Char"/>
    <w:basedOn w:val="DefaultParagraphFont"/>
    <w:link w:val="CommentText"/>
    <w:uiPriority w:val="99"/>
    <w:semiHidden/>
    <w:rsid w:val="006877A8"/>
    <w:rPr>
      <w:sz w:val="20"/>
      <w:szCs w:val="20"/>
    </w:rPr>
  </w:style>
  <w:style w:type="paragraph" w:styleId="CommentSubject">
    <w:name w:val="annotation subject"/>
    <w:basedOn w:val="CommentText"/>
    <w:next w:val="CommentText"/>
    <w:link w:val="CommentSubjectChar"/>
    <w:uiPriority w:val="99"/>
    <w:semiHidden/>
    <w:unhideWhenUsed/>
    <w:rsid w:val="006877A8"/>
    <w:rPr>
      <w:b/>
      <w:bCs/>
    </w:rPr>
  </w:style>
  <w:style w:type="character" w:customStyle="1" w:styleId="CommentSubjectChar">
    <w:name w:val="Comment Subject Char"/>
    <w:basedOn w:val="CommentTextChar"/>
    <w:link w:val="CommentSubject"/>
    <w:uiPriority w:val="99"/>
    <w:semiHidden/>
    <w:rsid w:val="006877A8"/>
    <w:rPr>
      <w:b/>
      <w:bCs/>
      <w:sz w:val="20"/>
      <w:szCs w:val="20"/>
    </w:rPr>
  </w:style>
  <w:style w:type="paragraph" w:styleId="Revision">
    <w:name w:val="Revision"/>
    <w:hidden/>
    <w:uiPriority w:val="99"/>
    <w:semiHidden/>
    <w:rsid w:val="00480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739</TotalTime>
  <Pages>5</Pages>
  <Words>2050</Words>
  <Characters>10250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רות רות</cp:lastModifiedBy>
  <cp:revision>97</cp:revision>
  <dcterms:created xsi:type="dcterms:W3CDTF">2026-03-07T16:02:00Z</dcterms:created>
  <dcterms:modified xsi:type="dcterms:W3CDTF">2026-03-11T19:51:00Z</dcterms:modified>
</cp:coreProperties>
</file>